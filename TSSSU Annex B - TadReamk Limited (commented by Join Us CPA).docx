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475A2" w14:textId="77777777" w:rsidR="002E5EFD" w:rsidRPr="00E7574D" w:rsidRDefault="00E5532B" w:rsidP="00E7574D">
      <w:pPr>
        <w:widowControl/>
        <w:overflowPunct w:val="0"/>
        <w:adjustRightInd w:val="0"/>
        <w:spacing w:after="240"/>
        <w:jc w:val="center"/>
        <w:rPr>
          <w:rFonts w:ascii="Times New Roman" w:hAnsi="Times New Roman"/>
          <w:b/>
          <w:bCs/>
          <w:noProof/>
          <w:kern w:val="0"/>
          <w:sz w:val="26"/>
          <w:szCs w:val="26"/>
          <w:lang w:val="en-US"/>
        </w:rPr>
      </w:pPr>
      <w:r w:rsidRPr="00DF52BE">
        <w:rPr>
          <w:rFonts w:ascii="Times New Roman" w:hAnsi="Times New Roman"/>
          <w:b/>
          <w:bCs/>
          <w:noProof/>
          <w:kern w:val="0"/>
          <w:sz w:val="26"/>
          <w:szCs w:val="26"/>
          <w:lang w:val="en-US"/>
        </w:rPr>
        <w:t>Technology Start-up Support Scheme for Universities</w:t>
      </w:r>
      <w:r w:rsidR="002E5EFD" w:rsidRPr="00E7574D">
        <w:rPr>
          <w:rFonts w:ascii="Times New Roman" w:hAnsi="Times New Roman"/>
          <w:b/>
          <w:bCs/>
          <w:noProof/>
          <w:kern w:val="0"/>
          <w:sz w:val="26"/>
          <w:szCs w:val="26"/>
          <w:lang w:val="en-US"/>
        </w:rPr>
        <w:t xml:space="preserve"> (TSSSU)</w:t>
      </w:r>
    </w:p>
    <w:p w14:paraId="735FA020" w14:textId="6F79B336" w:rsidR="0003385D" w:rsidRPr="00DF52BE" w:rsidRDefault="008B4070" w:rsidP="00F40D75">
      <w:pPr>
        <w:pStyle w:val="Default"/>
        <w:widowControl/>
        <w:overflowPunct w:val="0"/>
        <w:autoSpaceDE/>
        <w:autoSpaceDN/>
        <w:spacing w:after="480"/>
        <w:jc w:val="center"/>
        <w:rPr>
          <w:rFonts w:ascii="Times New Roman" w:hAnsi="Times New Roman"/>
        </w:rPr>
      </w:pPr>
      <w:r w:rsidRPr="00DF52BE">
        <w:rPr>
          <w:rFonts w:ascii="Times New Roman" w:eastAsia="細明體" w:hAnsi="Times New Roman" w:cs="Times New Roman"/>
          <w:b/>
          <w:sz w:val="26"/>
          <w:szCs w:val="26"/>
        </w:rPr>
        <w:t>Reimbursement Request</w:t>
      </w:r>
      <w:r w:rsidR="00E65392" w:rsidRPr="00DF52BE">
        <w:rPr>
          <w:rFonts w:ascii="Times New Roman" w:eastAsia="細明體" w:hAnsi="Times New Roman" w:cs="Times New Roman"/>
          <w:b/>
          <w:sz w:val="26"/>
          <w:szCs w:val="26"/>
        </w:rPr>
        <w:t xml:space="preserve"> for</w:t>
      </w:r>
      <w:r w:rsidR="00002E9E" w:rsidRPr="00DF52BE">
        <w:rPr>
          <w:rFonts w:ascii="Times New Roman" w:eastAsia="細明體" w:hAnsi="Times New Roman" w:cs="Times New Roman" w:hint="eastAsia"/>
          <w:b/>
          <w:sz w:val="26"/>
          <w:szCs w:val="26"/>
        </w:rPr>
        <w:t xml:space="preserve"> the </w:t>
      </w:r>
      <w:r w:rsidR="005426CB" w:rsidRPr="00DF52BE">
        <w:rPr>
          <w:rFonts w:ascii="Times New Roman" w:eastAsia="細明體" w:hAnsi="Times New Roman" w:cs="Times New Roman"/>
          <w:b/>
          <w:sz w:val="26"/>
          <w:szCs w:val="26"/>
        </w:rPr>
        <w:t>20</w:t>
      </w:r>
      <w:r w:rsidR="00D85CBC">
        <w:rPr>
          <w:rFonts w:ascii="Times New Roman" w:eastAsia="細明體" w:hAnsi="Times New Roman" w:cs="Times New Roman" w:hint="eastAsia"/>
          <w:b/>
          <w:sz w:val="26"/>
          <w:szCs w:val="26"/>
        </w:rPr>
        <w:t>25-26</w:t>
      </w:r>
      <w:r w:rsidR="00E65392" w:rsidRPr="00DF52BE">
        <w:rPr>
          <w:rFonts w:ascii="Times New Roman" w:eastAsia="細明體" w:hAnsi="Times New Roman" w:cs="Times New Roman"/>
          <w:b/>
          <w:sz w:val="26"/>
          <w:szCs w:val="26"/>
        </w:rPr>
        <w:t xml:space="preserve"> </w:t>
      </w:r>
      <w:r w:rsidR="00740BCB" w:rsidRPr="00DF52BE">
        <w:rPr>
          <w:rFonts w:ascii="Times New Roman" w:eastAsia="細明體" w:hAnsi="Times New Roman" w:cs="Times New Roman" w:hint="eastAsia"/>
          <w:b/>
          <w:sz w:val="26"/>
          <w:szCs w:val="26"/>
        </w:rPr>
        <w:t xml:space="preserve">Government </w:t>
      </w:r>
      <w:r w:rsidR="00A0034D" w:rsidRPr="00DF52BE">
        <w:rPr>
          <w:rFonts w:ascii="Times New Roman" w:eastAsia="細明體" w:hAnsi="Times New Roman" w:cs="Times New Roman"/>
          <w:b/>
          <w:sz w:val="26"/>
          <w:szCs w:val="26"/>
        </w:rPr>
        <w:t>Financial Year</w:t>
      </w:r>
    </w:p>
    <w:p w14:paraId="14F82E57" w14:textId="77777777" w:rsidR="00EA3667" w:rsidRPr="00DF52BE" w:rsidRDefault="00EA3667" w:rsidP="00F40D75">
      <w:pPr>
        <w:pStyle w:val="Default"/>
        <w:widowControl/>
        <w:overflowPunct w:val="0"/>
        <w:autoSpaceDE/>
        <w:autoSpaceDN/>
        <w:snapToGrid w:val="0"/>
        <w:spacing w:after="240"/>
        <w:rPr>
          <w:rFonts w:ascii="Times New Roman" w:hAnsi="Times New Roman"/>
          <w:b/>
          <w:u w:val="single"/>
        </w:rPr>
      </w:pPr>
      <w:r w:rsidRPr="00DF52BE">
        <w:rPr>
          <w:rFonts w:ascii="Times New Roman" w:hAnsi="Times New Roman" w:hint="eastAsia"/>
          <w:b/>
          <w:u w:val="single"/>
        </w:rPr>
        <w:t>NOTE</w:t>
      </w:r>
      <w:r w:rsidR="009A29F8" w:rsidRPr="00DF52BE">
        <w:rPr>
          <w:rFonts w:ascii="Times New Roman" w:hAnsi="Times New Roman" w:hint="eastAsia"/>
          <w:b/>
          <w:u w:val="single"/>
        </w:rPr>
        <w:t>S</w:t>
      </w:r>
    </w:p>
    <w:p w14:paraId="05663BDF" w14:textId="77777777" w:rsidR="00740BCB" w:rsidRPr="00DF52BE" w:rsidRDefault="00930086" w:rsidP="00F40D75">
      <w:pPr>
        <w:pStyle w:val="Default"/>
        <w:widowControl/>
        <w:numPr>
          <w:ilvl w:val="0"/>
          <w:numId w:val="47"/>
        </w:numPr>
        <w:overflowPunct w:val="0"/>
        <w:autoSpaceDE/>
        <w:autoSpaceDN/>
        <w:snapToGrid w:val="0"/>
        <w:spacing w:after="240" w:line="280" w:lineRule="exact"/>
        <w:ind w:left="540" w:hanging="540"/>
        <w:rPr>
          <w:rFonts w:ascii="Times New Roman" w:hAnsi="Times New Roman"/>
        </w:rPr>
      </w:pPr>
      <w:r w:rsidRPr="00DF52BE">
        <w:rPr>
          <w:rFonts w:ascii="Times New Roman" w:hAnsi="Times New Roman" w:hint="eastAsia"/>
        </w:rPr>
        <w:t xml:space="preserve">Please use a </w:t>
      </w:r>
      <w:r w:rsidRPr="00DF52BE">
        <w:rPr>
          <w:rFonts w:ascii="Times New Roman" w:hAnsi="Times New Roman" w:hint="eastAsia"/>
          <w:u w:val="single"/>
        </w:rPr>
        <w:t>separate</w:t>
      </w:r>
      <w:r w:rsidRPr="00DF52BE">
        <w:rPr>
          <w:rFonts w:ascii="Times New Roman" w:hAnsi="Times New Roman" w:hint="eastAsia"/>
        </w:rPr>
        <w:t xml:space="preserve"> reimbursement request form</w:t>
      </w:r>
      <w:r w:rsidR="00E05388" w:rsidRPr="00DF52BE">
        <w:rPr>
          <w:rFonts w:ascii="Times New Roman" w:hAnsi="Times New Roman" w:hint="eastAsia"/>
        </w:rPr>
        <w:t xml:space="preserve"> </w:t>
      </w:r>
      <w:r w:rsidRPr="00DF52BE">
        <w:rPr>
          <w:rFonts w:ascii="Times New Roman" w:hAnsi="Times New Roman" w:hint="eastAsia"/>
        </w:rPr>
        <w:t>for each start-up.</w:t>
      </w:r>
    </w:p>
    <w:p w14:paraId="3CFCCFF1" w14:textId="77777777" w:rsidR="006B270D" w:rsidRPr="00DF52BE" w:rsidRDefault="00EA3667" w:rsidP="05ABAEE7">
      <w:pPr>
        <w:pStyle w:val="Default"/>
        <w:widowControl/>
        <w:numPr>
          <w:ilvl w:val="0"/>
          <w:numId w:val="47"/>
        </w:numPr>
        <w:overflowPunct w:val="0"/>
        <w:autoSpaceDE/>
        <w:autoSpaceDN/>
        <w:snapToGrid w:val="0"/>
        <w:spacing w:after="240" w:line="280" w:lineRule="exact"/>
        <w:ind w:left="540" w:hanging="540"/>
        <w:jc w:val="both"/>
        <w:rPr>
          <w:rFonts w:ascii="Times New Roman" w:hAnsi="Times New Roman"/>
          <w:lang w:val="en-GB"/>
        </w:rPr>
      </w:pPr>
      <w:r w:rsidRPr="05ABAEE7">
        <w:rPr>
          <w:rFonts w:ascii="Times New Roman" w:hAnsi="Times New Roman"/>
          <w:lang w:val="en-GB"/>
        </w:rPr>
        <w:t>Section</w:t>
      </w:r>
      <w:r w:rsidR="00A1067B" w:rsidRPr="05ABAEE7">
        <w:rPr>
          <w:rFonts w:ascii="Times New Roman" w:eastAsia="SimSun" w:hAnsi="Times New Roman"/>
          <w:lang w:val="en-GB" w:eastAsia="zh-CN"/>
        </w:rPr>
        <w:t>s</w:t>
      </w:r>
      <w:r w:rsidR="00F40D75" w:rsidRPr="05ABAEE7">
        <w:rPr>
          <w:rFonts w:ascii="Times New Roman" w:hAnsi="Times New Roman"/>
          <w:lang w:val="en-GB"/>
        </w:rPr>
        <w:t> </w:t>
      </w:r>
      <w:r w:rsidRPr="05ABAEE7">
        <w:rPr>
          <w:rFonts w:ascii="Times New Roman" w:hAnsi="Times New Roman"/>
          <w:lang w:val="en-GB"/>
        </w:rPr>
        <w:t xml:space="preserve">A </w:t>
      </w:r>
      <w:r w:rsidR="00A1067B" w:rsidRPr="05ABAEE7">
        <w:rPr>
          <w:rFonts w:ascii="Times New Roman" w:eastAsia="SimSun" w:hAnsi="Times New Roman"/>
          <w:lang w:val="en-GB" w:eastAsia="zh-CN"/>
        </w:rPr>
        <w:t>and</w:t>
      </w:r>
      <w:r w:rsidRPr="05ABAEE7">
        <w:rPr>
          <w:rFonts w:ascii="Times New Roman" w:hAnsi="Times New Roman"/>
          <w:lang w:val="en-GB"/>
        </w:rPr>
        <w:t xml:space="preserve"> B should be completed by the </w:t>
      </w:r>
      <w:r w:rsidRPr="05ABAEE7">
        <w:rPr>
          <w:rFonts w:ascii="Times New Roman" w:hAnsi="Times New Roman"/>
          <w:u w:val="single"/>
          <w:lang w:val="en-GB"/>
        </w:rPr>
        <w:t>person-in-charge</w:t>
      </w:r>
      <w:r w:rsidRPr="05ABAEE7">
        <w:rPr>
          <w:rFonts w:ascii="Times New Roman" w:hAnsi="Times New Roman"/>
          <w:lang w:val="en-GB"/>
        </w:rPr>
        <w:t xml:space="preserve"> of the funded </w:t>
      </w:r>
      <w:r w:rsidR="001C4326" w:rsidRPr="05ABAEE7">
        <w:rPr>
          <w:rFonts w:ascii="Times New Roman" w:hAnsi="Times New Roman"/>
          <w:lang w:val="en-GB"/>
        </w:rPr>
        <w:t>start-up</w:t>
      </w:r>
      <w:r w:rsidRPr="05ABAEE7">
        <w:rPr>
          <w:rFonts w:ascii="Times New Roman" w:hAnsi="Times New Roman"/>
          <w:lang w:val="en-GB"/>
        </w:rPr>
        <w:t>.  Section</w:t>
      </w:r>
      <w:r w:rsidR="00F40D75" w:rsidRPr="05ABAEE7">
        <w:rPr>
          <w:rFonts w:ascii="Times New Roman" w:hAnsi="Times New Roman"/>
          <w:lang w:val="en-GB"/>
        </w:rPr>
        <w:t> </w:t>
      </w:r>
      <w:r w:rsidRPr="05ABAEE7">
        <w:rPr>
          <w:rFonts w:ascii="Times New Roman" w:hAnsi="Times New Roman"/>
          <w:lang w:val="en-GB"/>
        </w:rPr>
        <w:t xml:space="preserve">C should be completed by the Head of the </w:t>
      </w:r>
      <w:r w:rsidR="003F6FD3" w:rsidRPr="05ABAEE7">
        <w:rPr>
          <w:rFonts w:ascii="Times New Roman" w:hAnsi="Times New Roman"/>
          <w:lang w:val="en-GB"/>
        </w:rPr>
        <w:t xml:space="preserve">respective </w:t>
      </w:r>
      <w:r w:rsidRPr="05ABAEE7">
        <w:rPr>
          <w:rFonts w:ascii="Times New Roman" w:hAnsi="Times New Roman"/>
          <w:lang w:val="en-GB"/>
        </w:rPr>
        <w:t>university unit res</w:t>
      </w:r>
      <w:r w:rsidR="00F40D75" w:rsidRPr="05ABAEE7">
        <w:rPr>
          <w:rFonts w:ascii="Times New Roman" w:hAnsi="Times New Roman"/>
          <w:lang w:val="en-GB"/>
        </w:rPr>
        <w:t>ponsible for TSSSU, and Section </w:t>
      </w:r>
      <w:r w:rsidRPr="05ABAEE7">
        <w:rPr>
          <w:rFonts w:ascii="Times New Roman" w:hAnsi="Times New Roman"/>
          <w:lang w:val="en-GB"/>
        </w:rPr>
        <w:t xml:space="preserve">D should be completed by the Finance Office of the </w:t>
      </w:r>
      <w:r w:rsidR="00D44B3D" w:rsidRPr="05ABAEE7">
        <w:rPr>
          <w:rFonts w:ascii="Times New Roman" w:hAnsi="Times New Roman"/>
          <w:lang w:val="en-GB"/>
        </w:rPr>
        <w:t>respective</w:t>
      </w:r>
      <w:r w:rsidR="003F6FD3" w:rsidRPr="05ABAEE7">
        <w:rPr>
          <w:rFonts w:ascii="Times New Roman" w:hAnsi="Times New Roman"/>
          <w:lang w:val="en-GB"/>
        </w:rPr>
        <w:t xml:space="preserve"> </w:t>
      </w:r>
      <w:r w:rsidRPr="05ABAEE7">
        <w:rPr>
          <w:rFonts w:ascii="Times New Roman" w:hAnsi="Times New Roman"/>
          <w:lang w:val="en-GB"/>
        </w:rPr>
        <w:t>university.</w:t>
      </w:r>
    </w:p>
    <w:p w14:paraId="32EC6137" w14:textId="77777777" w:rsidR="006B270D" w:rsidRPr="00DF52BE" w:rsidRDefault="006B270D" w:rsidP="05ABAEE7">
      <w:pPr>
        <w:pStyle w:val="Default"/>
        <w:widowControl/>
        <w:numPr>
          <w:ilvl w:val="0"/>
          <w:numId w:val="47"/>
        </w:numPr>
        <w:overflowPunct w:val="0"/>
        <w:autoSpaceDE/>
        <w:autoSpaceDN/>
        <w:snapToGrid w:val="0"/>
        <w:spacing w:after="240" w:line="280" w:lineRule="exact"/>
        <w:ind w:left="539" w:hanging="539"/>
        <w:jc w:val="both"/>
        <w:rPr>
          <w:rFonts w:ascii="Times New Roman" w:hAnsi="Times New Roman"/>
          <w:lang w:val="en-GB"/>
        </w:rPr>
      </w:pPr>
      <w:r w:rsidRPr="05ABAEE7">
        <w:rPr>
          <w:rFonts w:ascii="Times New Roman" w:eastAsia="細明體" w:hAnsi="Times New Roman"/>
          <w:lang w:val="en-GB"/>
        </w:rPr>
        <w:t xml:space="preserve">The information provided in this </w:t>
      </w:r>
      <w:r w:rsidR="002608C3" w:rsidRPr="05ABAEE7">
        <w:rPr>
          <w:rFonts w:ascii="Times New Roman" w:eastAsia="細明體" w:hAnsi="Times New Roman"/>
          <w:lang w:val="en-GB"/>
        </w:rPr>
        <w:t>form</w:t>
      </w:r>
      <w:r w:rsidRPr="05ABAEE7">
        <w:rPr>
          <w:rFonts w:ascii="Times New Roman" w:eastAsia="細明體" w:hAnsi="Times New Roman"/>
          <w:lang w:val="en-GB"/>
        </w:rPr>
        <w:t xml:space="preserve"> will be </w:t>
      </w:r>
      <w:r w:rsidR="002608C3" w:rsidRPr="05ABAEE7">
        <w:rPr>
          <w:rFonts w:ascii="Times New Roman" w:eastAsia="細明體" w:hAnsi="Times New Roman"/>
          <w:lang w:val="en-GB"/>
        </w:rPr>
        <w:t>used for processing the reimbursement request and related purposes by Innovation and Technology Commission (ITC) and the associated university.</w:t>
      </w:r>
      <w:r w:rsidRPr="05ABAEE7">
        <w:rPr>
          <w:rFonts w:ascii="Times New Roman" w:eastAsia="細明體" w:hAnsi="Times New Roman"/>
          <w:lang w:val="en-GB"/>
        </w:rPr>
        <w:t xml:space="preserve">  It may be disclosed to other Government </w:t>
      </w:r>
      <w:r w:rsidR="002608C3" w:rsidRPr="05ABAEE7">
        <w:rPr>
          <w:rFonts w:ascii="Times New Roman" w:eastAsia="細明體" w:hAnsi="Times New Roman"/>
          <w:lang w:val="en-GB"/>
        </w:rPr>
        <w:t>bureaux/</w:t>
      </w:r>
      <w:r w:rsidRPr="05ABAEE7">
        <w:rPr>
          <w:rFonts w:ascii="Times New Roman" w:eastAsia="細明體" w:hAnsi="Times New Roman"/>
          <w:lang w:val="en-GB"/>
        </w:rPr>
        <w:t>departments</w:t>
      </w:r>
      <w:r w:rsidR="002608C3" w:rsidRPr="05ABAEE7">
        <w:rPr>
          <w:rFonts w:ascii="Times New Roman" w:eastAsia="細明體" w:hAnsi="Times New Roman"/>
          <w:lang w:val="en-GB"/>
        </w:rPr>
        <w:t>, statutory bodies</w:t>
      </w:r>
      <w:r w:rsidRPr="05ABAEE7">
        <w:rPr>
          <w:rFonts w:ascii="Times New Roman" w:eastAsia="細明體" w:hAnsi="Times New Roman"/>
          <w:lang w:val="en-GB"/>
        </w:rPr>
        <w:t xml:space="preserve"> or third parties</w:t>
      </w:r>
      <w:r w:rsidR="002608C3" w:rsidRPr="05ABAEE7">
        <w:rPr>
          <w:rFonts w:ascii="Times New Roman" w:eastAsia="細明體" w:hAnsi="Times New Roman"/>
          <w:lang w:val="en-GB"/>
        </w:rPr>
        <w:t xml:space="preserve"> for the above said purposes </w:t>
      </w:r>
      <w:r w:rsidRPr="05ABAEE7">
        <w:rPr>
          <w:rFonts w:ascii="Times New Roman" w:eastAsia="細明體" w:hAnsi="Times New Roman"/>
          <w:lang w:val="en-GB"/>
        </w:rPr>
        <w:t xml:space="preserve">or required by law.  </w:t>
      </w:r>
      <w:r w:rsidR="002608C3" w:rsidRPr="05ABAEE7">
        <w:rPr>
          <w:rFonts w:ascii="Times New Roman" w:eastAsia="細明體" w:hAnsi="Times New Roman"/>
          <w:lang w:val="en-GB"/>
        </w:rPr>
        <w:t xml:space="preserve">This </w:t>
      </w:r>
      <w:r w:rsidRPr="05ABAEE7">
        <w:rPr>
          <w:rFonts w:ascii="Times New Roman" w:eastAsia="細明體" w:hAnsi="Times New Roman"/>
          <w:lang w:val="en-GB"/>
        </w:rPr>
        <w:t>submission denotes that the start-up concerned and the university unit responsible for TSSS</w:t>
      </w:r>
      <w:r w:rsidRPr="05ABAEE7">
        <w:rPr>
          <w:rFonts w:ascii="Times New Roman" w:eastAsia="SimSun" w:hAnsi="Times New Roman"/>
          <w:lang w:val="en-GB" w:eastAsia="zh-CN"/>
        </w:rPr>
        <w:t>U</w:t>
      </w:r>
      <w:r w:rsidRPr="05ABAEE7">
        <w:rPr>
          <w:rFonts w:ascii="Times New Roman" w:eastAsia="細明體" w:hAnsi="Times New Roman"/>
          <w:lang w:val="en-GB"/>
        </w:rPr>
        <w:t xml:space="preserve"> have given explicit consent to such disclosure.</w:t>
      </w:r>
    </w:p>
    <w:p w14:paraId="11FE5CD3" w14:textId="77777777" w:rsidR="00F40D75" w:rsidRDefault="006B270D" w:rsidP="05ABAEE7">
      <w:pPr>
        <w:pStyle w:val="Default"/>
        <w:widowControl/>
        <w:numPr>
          <w:ilvl w:val="0"/>
          <w:numId w:val="47"/>
        </w:numPr>
        <w:overflowPunct w:val="0"/>
        <w:autoSpaceDE/>
        <w:autoSpaceDN/>
        <w:snapToGrid w:val="0"/>
        <w:spacing w:after="240" w:line="280" w:lineRule="exact"/>
        <w:ind w:left="540" w:hanging="540"/>
        <w:jc w:val="both"/>
        <w:rPr>
          <w:rFonts w:ascii="Times New Roman" w:eastAsia="細明體" w:hAnsi="Times New Roman"/>
          <w:lang w:val="en-GB"/>
        </w:rPr>
      </w:pPr>
      <w:r w:rsidRPr="05ABAEE7">
        <w:rPr>
          <w:rFonts w:ascii="Times New Roman" w:eastAsia="細明體" w:hAnsi="Times New Roman"/>
          <w:lang w:val="en-GB"/>
        </w:rPr>
        <w:t>The Commissioner for Innovation and Technology (CIT), any authorised person acting on behalf of the Government and the Director of Audit (D</w:t>
      </w:r>
      <w:r w:rsidR="00F40D75" w:rsidRPr="05ABAEE7">
        <w:rPr>
          <w:rFonts w:ascii="Times New Roman" w:eastAsia="細明體" w:hAnsi="Times New Roman"/>
          <w:lang w:val="en-GB"/>
        </w:rPr>
        <w:t> </w:t>
      </w:r>
      <w:r w:rsidRPr="05ABAEE7">
        <w:rPr>
          <w:rFonts w:ascii="Times New Roman" w:eastAsia="細明體" w:hAnsi="Times New Roman"/>
          <w:lang w:val="en-GB"/>
        </w:rPr>
        <w:t>of</w:t>
      </w:r>
      <w:r w:rsidR="00F40D75" w:rsidRPr="05ABAEE7">
        <w:rPr>
          <w:rFonts w:ascii="Times New Roman" w:eastAsia="細明體" w:hAnsi="Times New Roman"/>
          <w:lang w:val="en-GB"/>
        </w:rPr>
        <w:t> </w:t>
      </w:r>
      <w:r w:rsidRPr="05ABAEE7">
        <w:rPr>
          <w:rFonts w:ascii="Times New Roman" w:eastAsia="細明體" w:hAnsi="Times New Roman"/>
          <w:lang w:val="en-GB"/>
        </w:rPr>
        <w:t>A) will have unhindered access to the books of accounts and records when conducting financial audit and inspection of such books and records at any time when such books and records are kept and have rights to obtain photocopies of such records, if necessary.  CIT and D</w:t>
      </w:r>
      <w:r w:rsidR="00F40D75" w:rsidRPr="05ABAEE7">
        <w:rPr>
          <w:rFonts w:ascii="Times New Roman" w:eastAsia="細明體" w:hAnsi="Times New Roman"/>
          <w:lang w:val="en-GB"/>
        </w:rPr>
        <w:t> </w:t>
      </w:r>
      <w:r w:rsidRPr="05ABAEE7">
        <w:rPr>
          <w:rFonts w:ascii="Times New Roman" w:eastAsia="細明體" w:hAnsi="Times New Roman"/>
          <w:lang w:val="en-GB"/>
        </w:rPr>
        <w:t>of</w:t>
      </w:r>
      <w:r w:rsidR="00F40D75" w:rsidRPr="05ABAEE7">
        <w:rPr>
          <w:rFonts w:ascii="Times New Roman" w:eastAsia="細明體" w:hAnsi="Times New Roman"/>
          <w:lang w:val="en-GB"/>
        </w:rPr>
        <w:t> </w:t>
      </w:r>
      <w:r w:rsidRPr="05ABAEE7">
        <w:rPr>
          <w:rFonts w:ascii="Times New Roman" w:eastAsia="細明體" w:hAnsi="Times New Roman"/>
          <w:lang w:val="en-GB"/>
        </w:rPr>
        <w:t>A may at their absolute discretion request the</w:t>
      </w:r>
      <w:r w:rsidRPr="05ABAEE7">
        <w:rPr>
          <w:rFonts w:ascii="Times New Roman" w:eastAsia="SimSun" w:hAnsi="Times New Roman"/>
          <w:lang w:val="en-GB" w:eastAsia="zh-CN"/>
        </w:rPr>
        <w:t xml:space="preserve"> university</w:t>
      </w:r>
      <w:r w:rsidRPr="05ABAEE7">
        <w:rPr>
          <w:rFonts w:ascii="Times New Roman" w:hAnsi="Times New Roman"/>
          <w:lang w:val="en-GB"/>
        </w:rPr>
        <w:t xml:space="preserve"> unit</w:t>
      </w:r>
      <w:r w:rsidRPr="05ABAEE7">
        <w:rPr>
          <w:rFonts w:ascii="Times New Roman" w:eastAsia="SimSun" w:hAnsi="Times New Roman"/>
          <w:lang w:val="en-GB" w:eastAsia="zh-CN"/>
        </w:rPr>
        <w:t xml:space="preserve"> responsible for</w:t>
      </w:r>
      <w:r w:rsidRPr="05ABAEE7">
        <w:rPr>
          <w:rFonts w:ascii="Times New Roman" w:hAnsi="Times New Roman"/>
          <w:lang w:val="en-GB"/>
        </w:rPr>
        <w:t xml:space="preserve"> </w:t>
      </w:r>
      <w:r w:rsidRPr="05ABAEE7">
        <w:rPr>
          <w:rFonts w:ascii="Times New Roman" w:eastAsia="SimSun" w:hAnsi="Times New Roman"/>
          <w:lang w:val="en-GB" w:eastAsia="zh-CN"/>
        </w:rPr>
        <w:t>TSSSU</w:t>
      </w:r>
      <w:r w:rsidRPr="05ABAEE7">
        <w:rPr>
          <w:rFonts w:ascii="Times New Roman" w:hAnsi="Times New Roman"/>
          <w:lang w:val="en-GB"/>
        </w:rPr>
        <w:t xml:space="preserve"> and the start-ups</w:t>
      </w:r>
      <w:r w:rsidRPr="05ABAEE7">
        <w:rPr>
          <w:rFonts w:ascii="Times New Roman" w:eastAsia="細明體" w:hAnsi="Times New Roman"/>
          <w:lang w:val="en-GB"/>
        </w:rPr>
        <w:t xml:space="preserve"> to make available and/or deliver photocopies of such records to the Government at its sole costs and expenses.  When so requested in this connection, the </w:t>
      </w:r>
      <w:r w:rsidRPr="05ABAEE7">
        <w:rPr>
          <w:rFonts w:ascii="Times New Roman" w:eastAsia="SimSun" w:hAnsi="Times New Roman"/>
          <w:lang w:val="en-GB" w:eastAsia="zh-CN"/>
        </w:rPr>
        <w:t xml:space="preserve">university </w:t>
      </w:r>
      <w:r w:rsidRPr="05ABAEE7">
        <w:rPr>
          <w:rFonts w:ascii="Times New Roman" w:hAnsi="Times New Roman"/>
          <w:lang w:val="en-GB"/>
        </w:rPr>
        <w:t xml:space="preserve">unit </w:t>
      </w:r>
      <w:r w:rsidRPr="05ABAEE7">
        <w:rPr>
          <w:rFonts w:ascii="Times New Roman" w:eastAsia="SimSun" w:hAnsi="Times New Roman"/>
          <w:lang w:val="en-GB" w:eastAsia="zh-CN"/>
        </w:rPr>
        <w:t>responsible for TSSSU</w:t>
      </w:r>
      <w:r w:rsidRPr="05ABAEE7">
        <w:rPr>
          <w:rFonts w:ascii="Times New Roman" w:eastAsia="細明體" w:hAnsi="Times New Roman"/>
          <w:lang w:val="en-GB"/>
        </w:rPr>
        <w:t xml:space="preserve"> and the start-ups will be obliged to make available all books of accounts and r</w:t>
      </w:r>
      <w:r w:rsidR="0003385D" w:rsidRPr="05ABAEE7">
        <w:rPr>
          <w:rFonts w:ascii="Times New Roman" w:eastAsia="細明體" w:hAnsi="Times New Roman"/>
          <w:lang w:val="en-GB"/>
        </w:rPr>
        <w:t>ecords and explain to CIT and D </w:t>
      </w:r>
      <w:r w:rsidR="00F40D75" w:rsidRPr="05ABAEE7">
        <w:rPr>
          <w:rFonts w:ascii="Times New Roman" w:eastAsia="細明體" w:hAnsi="Times New Roman"/>
          <w:lang w:val="en-GB"/>
        </w:rPr>
        <w:t>of </w:t>
      </w:r>
      <w:r w:rsidRPr="05ABAEE7">
        <w:rPr>
          <w:rFonts w:ascii="Times New Roman" w:eastAsia="細明體" w:hAnsi="Times New Roman"/>
          <w:lang w:val="en-GB"/>
        </w:rPr>
        <w:t>A any matters relating to the expenditure or custody of any money</w:t>
      </w:r>
      <w:r w:rsidR="00F40D75" w:rsidRPr="05ABAEE7">
        <w:rPr>
          <w:rFonts w:ascii="Times New Roman" w:eastAsia="細明體" w:hAnsi="Times New Roman"/>
          <w:lang w:val="en-GB"/>
        </w:rPr>
        <w:t xml:space="preserve"> in relation to the funding.  D </w:t>
      </w:r>
      <w:r w:rsidRPr="05ABAEE7">
        <w:rPr>
          <w:rFonts w:ascii="Times New Roman" w:eastAsia="細明體" w:hAnsi="Times New Roman"/>
          <w:lang w:val="en-GB"/>
        </w:rPr>
        <w:t>of</w:t>
      </w:r>
      <w:r w:rsidR="00F40D75" w:rsidRPr="05ABAEE7">
        <w:rPr>
          <w:rFonts w:ascii="Times New Roman" w:eastAsia="細明體" w:hAnsi="Times New Roman"/>
          <w:lang w:val="en-GB"/>
        </w:rPr>
        <w:t> </w:t>
      </w:r>
      <w:r w:rsidRPr="05ABAEE7">
        <w:rPr>
          <w:rFonts w:ascii="Times New Roman" w:eastAsia="細明體" w:hAnsi="Times New Roman"/>
          <w:lang w:val="en-GB"/>
        </w:rPr>
        <w:t xml:space="preserve">A may carry out value for money studies on </w:t>
      </w:r>
      <w:r w:rsidRPr="05ABAEE7">
        <w:rPr>
          <w:rFonts w:ascii="Times New Roman" w:eastAsia="SimSun" w:hAnsi="Times New Roman"/>
          <w:lang w:val="en-GB" w:eastAsia="zh-CN"/>
        </w:rPr>
        <w:t xml:space="preserve">the university </w:t>
      </w:r>
      <w:r w:rsidRPr="05ABAEE7">
        <w:rPr>
          <w:rFonts w:ascii="Times New Roman" w:hAnsi="Times New Roman"/>
          <w:lang w:val="en-GB"/>
        </w:rPr>
        <w:t xml:space="preserve">unit </w:t>
      </w:r>
      <w:r w:rsidRPr="05ABAEE7">
        <w:rPr>
          <w:rFonts w:ascii="Times New Roman" w:eastAsia="SimSun" w:hAnsi="Times New Roman"/>
          <w:lang w:val="en-GB" w:eastAsia="zh-CN"/>
        </w:rPr>
        <w:t>responsible for</w:t>
      </w:r>
      <w:r w:rsidRPr="05ABAEE7">
        <w:rPr>
          <w:rFonts w:ascii="Times New Roman" w:hAnsi="Times New Roman"/>
          <w:lang w:val="en-GB"/>
        </w:rPr>
        <w:t xml:space="preserve"> </w:t>
      </w:r>
      <w:r w:rsidRPr="05ABAEE7">
        <w:rPr>
          <w:rFonts w:ascii="Times New Roman" w:eastAsia="SimSun" w:hAnsi="Times New Roman"/>
          <w:lang w:val="en-GB" w:eastAsia="zh-CN"/>
        </w:rPr>
        <w:t>TSSSU</w:t>
      </w:r>
      <w:r w:rsidRPr="05ABAEE7">
        <w:rPr>
          <w:rFonts w:ascii="Times New Roman" w:hAnsi="Times New Roman"/>
          <w:lang w:val="en-GB"/>
        </w:rPr>
        <w:t xml:space="preserve"> and the start-ups</w:t>
      </w:r>
      <w:r w:rsidRPr="05ABAEE7">
        <w:rPr>
          <w:rFonts w:ascii="Times New Roman" w:eastAsia="細明體" w:hAnsi="Times New Roman"/>
          <w:lang w:val="en-GB"/>
        </w:rPr>
        <w:t xml:space="preserve">.  CIT reserves the right to require the </w:t>
      </w:r>
      <w:r w:rsidRPr="05ABAEE7">
        <w:rPr>
          <w:rFonts w:ascii="Times New Roman" w:eastAsia="SimSun" w:hAnsi="Times New Roman"/>
          <w:lang w:val="en-GB" w:eastAsia="zh-CN"/>
        </w:rPr>
        <w:t xml:space="preserve">university </w:t>
      </w:r>
      <w:r w:rsidRPr="05ABAEE7">
        <w:rPr>
          <w:rFonts w:ascii="Times New Roman" w:hAnsi="Times New Roman"/>
          <w:lang w:val="en-GB"/>
        </w:rPr>
        <w:t xml:space="preserve">unit </w:t>
      </w:r>
      <w:r w:rsidRPr="05ABAEE7">
        <w:rPr>
          <w:rFonts w:ascii="Times New Roman" w:eastAsia="SimSun" w:hAnsi="Times New Roman"/>
          <w:lang w:val="en-GB" w:eastAsia="zh-CN"/>
        </w:rPr>
        <w:t>responsible for TSSSU</w:t>
      </w:r>
      <w:r w:rsidRPr="05ABAEE7">
        <w:rPr>
          <w:rFonts w:ascii="Times New Roman" w:eastAsia="細明體" w:hAnsi="Times New Roman"/>
          <w:lang w:val="en-GB"/>
        </w:rPr>
        <w:t xml:space="preserve"> </w:t>
      </w:r>
      <w:r w:rsidRPr="05ABAEE7">
        <w:rPr>
          <w:rFonts w:ascii="Times New Roman" w:hAnsi="Times New Roman"/>
          <w:lang w:val="en-GB"/>
        </w:rPr>
        <w:t>and the start-ups</w:t>
      </w:r>
      <w:r w:rsidRPr="05ABAEE7">
        <w:rPr>
          <w:rFonts w:ascii="Times New Roman" w:eastAsia="細明體" w:hAnsi="Times New Roman"/>
          <w:lang w:val="en-GB"/>
        </w:rPr>
        <w:t xml:space="preserve"> to return any mis-spent amount together with interest in</w:t>
      </w:r>
      <w:r w:rsidR="00F40D75" w:rsidRPr="05ABAEE7">
        <w:rPr>
          <w:rFonts w:ascii="Times New Roman" w:eastAsia="細明體" w:hAnsi="Times New Roman"/>
          <w:lang w:val="en-GB"/>
        </w:rPr>
        <w:t>come accrued to the Government.</w:t>
      </w:r>
    </w:p>
    <w:p w14:paraId="672A6659" w14:textId="77777777" w:rsidR="00F40D75" w:rsidRDefault="00F40D75">
      <w:pPr>
        <w:widowControl/>
        <w:jc w:val="left"/>
        <w:rPr>
          <w:rFonts w:ascii="Times New Roman" w:eastAsia="細明體" w:hAnsi="Times New Roman" w:cs="DFPMingLight-B5"/>
          <w:color w:val="000000"/>
          <w:kern w:val="0"/>
          <w:szCs w:val="24"/>
          <w:lang w:val="en-US"/>
        </w:rPr>
      </w:pPr>
      <w:r>
        <w:rPr>
          <w:rFonts w:ascii="Times New Roman" w:eastAsia="細明體" w:hAnsi="Times New Roman"/>
        </w:rPr>
        <w:br w:type="page"/>
      </w:r>
    </w:p>
    <w:p w14:paraId="510DB229" w14:textId="77777777" w:rsidR="00E5532B" w:rsidRPr="00DF52BE" w:rsidRDefault="00E5532B" w:rsidP="00F40D75">
      <w:pPr>
        <w:widowControl/>
        <w:overflowPunct w:val="0"/>
        <w:snapToGrid w:val="0"/>
        <w:spacing w:before="480" w:after="240" w:line="280" w:lineRule="exact"/>
        <w:rPr>
          <w:rFonts w:ascii="Times New Roman" w:hAnsi="Times New Roman"/>
          <w:b/>
          <w:u w:val="single"/>
        </w:rPr>
      </w:pPr>
      <w:r w:rsidRPr="00DF52BE">
        <w:rPr>
          <w:rFonts w:ascii="Times New Roman" w:hAnsi="Times New Roman"/>
          <w:b/>
          <w:u w:val="single"/>
        </w:rPr>
        <w:lastRenderedPageBreak/>
        <w:t>SECTION</w:t>
      </w:r>
      <w:r w:rsidR="00F40D75">
        <w:rPr>
          <w:rFonts w:ascii="Times New Roman" w:hAnsi="Times New Roman"/>
          <w:b/>
          <w:u w:val="single"/>
          <w:lang w:val="en-US"/>
        </w:rPr>
        <w:t> </w:t>
      </w:r>
      <w:r w:rsidR="00E55452" w:rsidRPr="00DF52BE">
        <w:rPr>
          <w:rFonts w:ascii="Times New Roman" w:hAnsi="Times New Roman" w:hint="eastAsia"/>
          <w:b/>
          <w:u w:val="single"/>
        </w:rPr>
        <w:t>A</w:t>
      </w:r>
      <w:r w:rsidR="00064977">
        <w:rPr>
          <w:rFonts w:ascii="Times New Roman" w:hAnsi="Times New Roman"/>
          <w:b/>
          <w:u w:val="single"/>
          <w:lang w:val="en-US"/>
        </w:rPr>
        <w:br/>
      </w:r>
      <w:r w:rsidR="00960A0B" w:rsidRPr="00DF52BE">
        <w:rPr>
          <w:rFonts w:ascii="Times New Roman" w:hAnsi="Times New Roman"/>
        </w:rPr>
        <w:t>(</w:t>
      </w:r>
      <w:r w:rsidR="00792AE7" w:rsidRPr="00DF52BE">
        <w:rPr>
          <w:rFonts w:ascii="Times New Roman" w:hAnsi="Times New Roman" w:hint="eastAsia"/>
          <w:i/>
          <w:szCs w:val="24"/>
        </w:rPr>
        <w:t xml:space="preserve">To be completed by </w:t>
      </w:r>
      <w:r w:rsidR="00792AE7" w:rsidRPr="00DF52BE">
        <w:rPr>
          <w:rFonts w:ascii="Times New Roman" w:eastAsia="SimSun" w:hAnsi="Times New Roman" w:hint="eastAsia"/>
          <w:i/>
          <w:szCs w:val="24"/>
          <w:lang w:eastAsia="zh-CN"/>
        </w:rPr>
        <w:t>t</w:t>
      </w:r>
      <w:r w:rsidR="00E55452" w:rsidRPr="00DF52BE">
        <w:rPr>
          <w:rFonts w:ascii="Times New Roman" w:hAnsi="Times New Roman" w:hint="eastAsia"/>
          <w:i/>
          <w:szCs w:val="24"/>
        </w:rPr>
        <w:t xml:space="preserve">he </w:t>
      </w:r>
      <w:r w:rsidR="00A1067B" w:rsidRPr="00DF52BE">
        <w:rPr>
          <w:rFonts w:ascii="Times New Roman" w:eastAsia="SimSun" w:hAnsi="Times New Roman" w:hint="eastAsia"/>
          <w:i/>
          <w:szCs w:val="24"/>
          <w:lang w:eastAsia="zh-CN"/>
        </w:rPr>
        <w:t xml:space="preserve">person-in-charge of the </w:t>
      </w:r>
      <w:r w:rsidR="00E55452" w:rsidRPr="00DF52BE">
        <w:rPr>
          <w:rFonts w:ascii="Times New Roman" w:hAnsi="Times New Roman" w:hint="eastAsia"/>
          <w:i/>
          <w:szCs w:val="24"/>
        </w:rPr>
        <w:t xml:space="preserve">funded </w:t>
      </w:r>
      <w:r w:rsidR="001C4326" w:rsidRPr="00DF52BE">
        <w:rPr>
          <w:rFonts w:ascii="Times New Roman" w:hAnsi="Times New Roman" w:hint="eastAsia"/>
          <w:i/>
          <w:szCs w:val="24"/>
        </w:rPr>
        <w:t>start-up</w:t>
      </w:r>
      <w:r w:rsidRPr="00DF52BE">
        <w:rPr>
          <w:rFonts w:ascii="Times New Roman" w:hAnsi="Times New Roman" w:hint="eastAsia"/>
          <w:i/>
          <w:szCs w:val="24"/>
        </w:rPr>
        <w:t>)</w:t>
      </w:r>
    </w:p>
    <w:p w14:paraId="75E7751D" w14:textId="10659002" w:rsidR="00E5532B" w:rsidRPr="00DF52BE" w:rsidRDefault="003F6FD3" w:rsidP="00F40D75">
      <w:pPr>
        <w:widowControl/>
        <w:overflowPunct w:val="0"/>
        <w:snapToGrid w:val="0"/>
        <w:spacing w:after="240" w:line="280" w:lineRule="exact"/>
        <w:rPr>
          <w:rFonts w:ascii="Times New Roman" w:hAnsi="Times New Roman"/>
          <w:i/>
          <w:szCs w:val="24"/>
        </w:rPr>
      </w:pPr>
      <w:r w:rsidRPr="00DF52BE">
        <w:rPr>
          <w:rFonts w:ascii="Times New Roman" w:eastAsia="SimSun" w:hAnsi="Times New Roman" w:hint="eastAsia"/>
          <w:szCs w:val="24"/>
          <w:lang w:eastAsia="zh-CN"/>
        </w:rPr>
        <w:t xml:space="preserve">Please list </w:t>
      </w:r>
      <w:r w:rsidRPr="00DF52BE">
        <w:rPr>
          <w:rFonts w:ascii="Times New Roman" w:hAnsi="Times New Roman" w:hint="eastAsia"/>
          <w:szCs w:val="24"/>
        </w:rPr>
        <w:t>the</w:t>
      </w:r>
      <w:r w:rsidRPr="00DF52BE">
        <w:rPr>
          <w:rFonts w:ascii="Times New Roman" w:eastAsia="SimSun" w:hAnsi="Times New Roman" w:hint="eastAsia"/>
          <w:szCs w:val="24"/>
          <w:lang w:eastAsia="zh-CN"/>
        </w:rPr>
        <w:t xml:space="preserve"> expenditure items incurred by </w:t>
      </w:r>
      <w:r w:rsidRPr="00DF52BE">
        <w:rPr>
          <w:rFonts w:ascii="Times New Roman" w:hAnsi="Times New Roman" w:hint="eastAsia"/>
          <w:szCs w:val="24"/>
        </w:rPr>
        <w:t>the</w:t>
      </w:r>
      <w:r w:rsidRPr="00DF52BE">
        <w:rPr>
          <w:rFonts w:ascii="Times New Roman" w:eastAsia="SimSun" w:hAnsi="Times New Roman" w:hint="eastAsia"/>
          <w:szCs w:val="24"/>
          <w:lang w:eastAsia="zh-CN"/>
        </w:rPr>
        <w:t xml:space="preserve"> </w:t>
      </w:r>
      <w:r w:rsidR="001C4326" w:rsidRPr="00DF52BE">
        <w:rPr>
          <w:rFonts w:ascii="Times New Roman" w:hAnsi="Times New Roman" w:hint="eastAsia"/>
          <w:szCs w:val="24"/>
        </w:rPr>
        <w:t>start-up</w:t>
      </w:r>
      <w:r w:rsidRPr="00DF52BE">
        <w:rPr>
          <w:rFonts w:ascii="Times New Roman" w:eastAsia="SimSun" w:hAnsi="Times New Roman" w:hint="eastAsia"/>
          <w:szCs w:val="24"/>
          <w:lang w:eastAsia="zh-CN"/>
        </w:rPr>
        <w:t xml:space="preserve"> </w:t>
      </w:r>
      <w:r w:rsidRPr="00DF52BE">
        <w:rPr>
          <w:rFonts w:ascii="Times New Roman" w:hAnsi="Times New Roman" w:hint="eastAsia"/>
          <w:szCs w:val="24"/>
        </w:rPr>
        <w:t xml:space="preserve">in the </w:t>
      </w:r>
      <w:r w:rsidR="005426CB" w:rsidRPr="00DF52BE">
        <w:rPr>
          <w:rFonts w:ascii="Times New Roman" w:hAnsi="Times New Roman"/>
          <w:szCs w:val="24"/>
        </w:rPr>
        <w:t>20</w:t>
      </w:r>
      <w:r w:rsidR="00D85CBC">
        <w:rPr>
          <w:rFonts w:ascii="Times New Roman" w:hAnsi="Times New Roman" w:hint="eastAsia"/>
          <w:szCs w:val="24"/>
        </w:rPr>
        <w:t>25-26</w:t>
      </w:r>
      <w:r w:rsidRPr="00DF52BE">
        <w:rPr>
          <w:rFonts w:ascii="Times New Roman" w:hAnsi="Times New Roman" w:hint="eastAsia"/>
          <w:szCs w:val="24"/>
        </w:rPr>
        <w:t xml:space="preserve"> </w:t>
      </w:r>
      <w:r w:rsidRPr="00DF52BE">
        <w:rPr>
          <w:rFonts w:ascii="Times New Roman" w:eastAsia="SimSun" w:hAnsi="Times New Roman"/>
          <w:szCs w:val="24"/>
          <w:lang w:eastAsia="zh-CN"/>
        </w:rPr>
        <w:t>Government</w:t>
      </w:r>
      <w:r w:rsidRPr="00DF52BE">
        <w:rPr>
          <w:rFonts w:ascii="Times New Roman" w:eastAsia="SimSun" w:hAnsi="Times New Roman" w:hint="eastAsia"/>
          <w:szCs w:val="24"/>
          <w:lang w:eastAsia="zh-CN"/>
        </w:rPr>
        <w:t xml:space="preserve"> financial year.</w:t>
      </w:r>
      <w:r w:rsidR="00DD19DA" w:rsidRPr="00DF52BE">
        <w:rPr>
          <w:rFonts w:ascii="Times New Roman" w:hAnsi="Times New Roman"/>
          <w:i/>
          <w:szCs w:val="24"/>
        </w:rPr>
        <w:br/>
      </w:r>
      <w:r w:rsidR="00E5532B" w:rsidRPr="00DF52BE">
        <w:rPr>
          <w:rFonts w:ascii="Times New Roman" w:eastAsia="SimSun" w:hAnsi="Times New Roman" w:hint="eastAsia"/>
          <w:i/>
          <w:szCs w:val="24"/>
          <w:lang w:eastAsia="zh-CN"/>
        </w:rPr>
        <w:t>(Please use separate sheet</w:t>
      </w:r>
      <w:r w:rsidR="00ED029D" w:rsidRPr="00DF52BE">
        <w:rPr>
          <w:rFonts w:ascii="Times New Roman" w:hAnsi="Times New Roman" w:hint="eastAsia"/>
          <w:i/>
          <w:szCs w:val="24"/>
        </w:rPr>
        <w:t>(s)</w:t>
      </w:r>
      <w:r w:rsidR="00E5532B" w:rsidRPr="00DF52BE">
        <w:rPr>
          <w:rFonts w:ascii="Times New Roman" w:eastAsia="SimSun" w:hAnsi="Times New Roman" w:hint="eastAsia"/>
          <w:i/>
          <w:szCs w:val="24"/>
          <w:lang w:eastAsia="zh-CN"/>
        </w:rPr>
        <w:t xml:space="preserve"> where necessary)</w:t>
      </w:r>
    </w:p>
    <w:tbl>
      <w:tblPr>
        <w:tblW w:w="0" w:type="auto"/>
        <w:tblLook w:val="01E0" w:firstRow="1" w:lastRow="1" w:firstColumn="1" w:lastColumn="1" w:noHBand="0" w:noVBand="0"/>
      </w:tblPr>
      <w:tblGrid>
        <w:gridCol w:w="3519"/>
        <w:gridCol w:w="284"/>
        <w:gridCol w:w="5224"/>
      </w:tblGrid>
      <w:tr w:rsidR="003754A5" w:rsidRPr="00DF52BE" w14:paraId="574B87DC" w14:textId="77777777" w:rsidTr="004616C7">
        <w:trPr>
          <w:cantSplit/>
        </w:trPr>
        <w:tc>
          <w:tcPr>
            <w:tcW w:w="3600" w:type="dxa"/>
            <w:shd w:val="clear" w:color="auto" w:fill="D9D9D9" w:themeFill="background1" w:themeFillShade="D9"/>
            <w:vAlign w:val="bottom"/>
          </w:tcPr>
          <w:p w14:paraId="60126F81" w14:textId="77777777" w:rsidR="001E1376" w:rsidRPr="000E27D1" w:rsidRDefault="00C51ADF" w:rsidP="003754A5">
            <w:pPr>
              <w:widowControl/>
              <w:overflowPunct w:val="0"/>
              <w:snapToGrid w:val="0"/>
              <w:spacing w:before="240" w:line="280" w:lineRule="exact"/>
              <w:jc w:val="left"/>
              <w:rPr>
                <w:rFonts w:ascii="Times New Roman" w:eastAsia="SimSun" w:hAnsi="Times New Roman"/>
                <w:szCs w:val="24"/>
                <w:lang w:eastAsia="zh-CN"/>
              </w:rPr>
            </w:pPr>
            <w:r w:rsidRPr="000E27D1">
              <w:rPr>
                <w:rFonts w:ascii="Times New Roman" w:hAnsi="Times New Roman"/>
                <w:b/>
                <w:szCs w:val="24"/>
              </w:rPr>
              <w:t>TSSSU</w:t>
            </w:r>
            <w:r w:rsidR="001E1376" w:rsidRPr="000E27D1">
              <w:rPr>
                <w:rFonts w:ascii="Times New Roman" w:hAnsi="Times New Roman"/>
                <w:b/>
                <w:szCs w:val="24"/>
              </w:rPr>
              <w:t xml:space="preserve"> reference </w:t>
            </w:r>
            <w:r w:rsidR="00BA23FD" w:rsidRPr="000E27D1">
              <w:rPr>
                <w:rFonts w:ascii="Times New Roman" w:hAnsi="Times New Roman"/>
                <w:b/>
                <w:szCs w:val="24"/>
              </w:rPr>
              <w:t>n</w:t>
            </w:r>
            <w:r w:rsidRPr="000E27D1">
              <w:rPr>
                <w:rFonts w:ascii="Times New Roman" w:hAnsi="Times New Roman"/>
                <w:b/>
                <w:szCs w:val="24"/>
              </w:rPr>
              <w:t>umber</w:t>
            </w:r>
          </w:p>
        </w:tc>
        <w:tc>
          <w:tcPr>
            <w:tcW w:w="284" w:type="dxa"/>
            <w:shd w:val="clear" w:color="auto" w:fill="D9D9D9" w:themeFill="background1" w:themeFillShade="D9"/>
            <w:vAlign w:val="bottom"/>
          </w:tcPr>
          <w:p w14:paraId="2127E81B" w14:textId="77777777" w:rsidR="001E1376" w:rsidRPr="000E27D1" w:rsidRDefault="003754A5" w:rsidP="003754A5">
            <w:pPr>
              <w:widowControl/>
              <w:overflowPunct w:val="0"/>
              <w:snapToGrid w:val="0"/>
              <w:spacing w:before="240" w:line="280" w:lineRule="exact"/>
              <w:jc w:val="center"/>
              <w:rPr>
                <w:rFonts w:ascii="Times New Roman" w:eastAsia="細明體" w:hAnsi="Times New Roman"/>
                <w:szCs w:val="24"/>
              </w:rPr>
            </w:pPr>
            <w:r w:rsidRPr="000E27D1">
              <w:rPr>
                <w:rFonts w:ascii="Times New Roman" w:eastAsia="細明體" w:hAnsi="Times New Roman" w:hint="eastAsia"/>
                <w:szCs w:val="24"/>
              </w:rPr>
              <w:t>:</w:t>
            </w:r>
          </w:p>
        </w:tc>
        <w:tc>
          <w:tcPr>
            <w:tcW w:w="5328" w:type="dxa"/>
            <w:tcBorders>
              <w:bottom w:val="single" w:sz="4" w:space="0" w:color="auto"/>
            </w:tcBorders>
            <w:shd w:val="clear" w:color="auto" w:fill="D9D9D9" w:themeFill="background1" w:themeFillShade="D9"/>
            <w:vAlign w:val="bottom"/>
          </w:tcPr>
          <w:p w14:paraId="2C7224EE" w14:textId="1F7014A4" w:rsidR="00233BB4" w:rsidRDefault="007E6733">
            <w:r>
              <w:t>TSSSU/HKBU/23/06/</w:t>
            </w:r>
            <w:r w:rsidR="00C44309">
              <w:t>3</w:t>
            </w:r>
          </w:p>
        </w:tc>
      </w:tr>
      <w:tr w:rsidR="003754A5" w:rsidRPr="00DF52BE" w14:paraId="23AD7509" w14:textId="77777777" w:rsidTr="00E7574D">
        <w:trPr>
          <w:cantSplit/>
        </w:trPr>
        <w:tc>
          <w:tcPr>
            <w:tcW w:w="3600" w:type="dxa"/>
            <w:vAlign w:val="bottom"/>
          </w:tcPr>
          <w:p w14:paraId="03070CBB" w14:textId="77777777" w:rsidR="00C6396C" w:rsidRPr="00DF52BE" w:rsidRDefault="00C6396C" w:rsidP="003754A5">
            <w:pPr>
              <w:widowControl/>
              <w:overflowPunct w:val="0"/>
              <w:snapToGrid w:val="0"/>
              <w:spacing w:before="240" w:line="280" w:lineRule="exact"/>
              <w:jc w:val="left"/>
              <w:rPr>
                <w:rFonts w:ascii="Times New Roman" w:eastAsia="細明體" w:hAnsi="Times New Roman"/>
                <w:szCs w:val="24"/>
              </w:rPr>
            </w:pPr>
            <w:r w:rsidRPr="00DF52BE">
              <w:rPr>
                <w:rFonts w:ascii="Times New Roman" w:eastAsia="SimSun" w:hAnsi="Times New Roman" w:hint="eastAsia"/>
                <w:szCs w:val="24"/>
                <w:lang w:eastAsia="zh-CN"/>
              </w:rPr>
              <w:t xml:space="preserve">Name of </w:t>
            </w:r>
            <w:r w:rsidR="001C4326" w:rsidRPr="00DF52BE">
              <w:rPr>
                <w:rFonts w:ascii="Times New Roman" w:hAnsi="Times New Roman" w:hint="eastAsia"/>
                <w:szCs w:val="24"/>
              </w:rPr>
              <w:t>start-up</w:t>
            </w:r>
          </w:p>
        </w:tc>
        <w:tc>
          <w:tcPr>
            <w:tcW w:w="284" w:type="dxa"/>
            <w:vAlign w:val="bottom"/>
          </w:tcPr>
          <w:p w14:paraId="67A8245E" w14:textId="77777777" w:rsidR="00C6396C" w:rsidRPr="00DF52BE" w:rsidRDefault="003754A5" w:rsidP="003754A5">
            <w:pPr>
              <w:widowControl/>
              <w:overflowPunct w:val="0"/>
              <w:snapToGrid w:val="0"/>
              <w:spacing w:before="240" w:line="280" w:lineRule="exact"/>
              <w:jc w:val="center"/>
              <w:rPr>
                <w:rFonts w:ascii="Times New Roman" w:eastAsia="細明體" w:hAnsi="Times New Roman"/>
                <w:szCs w:val="24"/>
              </w:rPr>
            </w:pPr>
            <w:r>
              <w:rPr>
                <w:rFonts w:ascii="Times New Roman" w:eastAsia="細明體" w:hAnsi="Times New Roman" w:hint="eastAsia"/>
                <w:szCs w:val="24"/>
              </w:rPr>
              <w:t>:</w:t>
            </w:r>
          </w:p>
        </w:tc>
        <w:tc>
          <w:tcPr>
            <w:tcW w:w="5328" w:type="dxa"/>
            <w:tcBorders>
              <w:top w:val="single" w:sz="4" w:space="0" w:color="auto"/>
              <w:bottom w:val="single" w:sz="4" w:space="0" w:color="auto"/>
            </w:tcBorders>
            <w:vAlign w:val="bottom"/>
          </w:tcPr>
          <w:p w14:paraId="31FF9754" w14:textId="77777777" w:rsidR="00233BB4" w:rsidRDefault="007E6733">
            <w:r>
              <w:t>TadReamk Limited</w:t>
            </w:r>
          </w:p>
        </w:tc>
      </w:tr>
      <w:tr w:rsidR="003754A5" w:rsidRPr="00DF52BE" w14:paraId="613A638D" w14:textId="77777777" w:rsidTr="00E7574D">
        <w:trPr>
          <w:cantSplit/>
        </w:trPr>
        <w:tc>
          <w:tcPr>
            <w:tcW w:w="3600" w:type="dxa"/>
            <w:vAlign w:val="bottom"/>
          </w:tcPr>
          <w:p w14:paraId="366CB4B5" w14:textId="77777777" w:rsidR="00E55452" w:rsidRPr="00DF52BE" w:rsidRDefault="00E55452" w:rsidP="003754A5">
            <w:pPr>
              <w:widowControl/>
              <w:overflowPunct w:val="0"/>
              <w:snapToGrid w:val="0"/>
              <w:spacing w:before="240" w:line="280" w:lineRule="exact"/>
              <w:jc w:val="left"/>
              <w:rPr>
                <w:rFonts w:ascii="Times New Roman" w:hAnsi="Times New Roman"/>
                <w:szCs w:val="24"/>
              </w:rPr>
            </w:pPr>
            <w:r w:rsidRPr="00DF52BE">
              <w:rPr>
                <w:rFonts w:ascii="Times New Roman" w:hAnsi="Times New Roman" w:hint="eastAsia"/>
                <w:szCs w:val="24"/>
              </w:rPr>
              <w:t xml:space="preserve">Name of the </w:t>
            </w:r>
            <w:r w:rsidR="001C4326" w:rsidRPr="00DF52BE">
              <w:rPr>
                <w:rFonts w:ascii="Times New Roman" w:hAnsi="Times New Roman" w:hint="eastAsia"/>
                <w:szCs w:val="24"/>
              </w:rPr>
              <w:t>associated</w:t>
            </w:r>
            <w:r w:rsidRPr="00DF52BE">
              <w:rPr>
                <w:rFonts w:ascii="Times New Roman" w:hAnsi="Times New Roman" w:hint="eastAsia"/>
                <w:szCs w:val="24"/>
              </w:rPr>
              <w:t xml:space="preserve"> university</w:t>
            </w:r>
          </w:p>
        </w:tc>
        <w:tc>
          <w:tcPr>
            <w:tcW w:w="284" w:type="dxa"/>
            <w:vAlign w:val="bottom"/>
          </w:tcPr>
          <w:p w14:paraId="56A8759A" w14:textId="77777777" w:rsidR="00E55452" w:rsidRPr="00DF52BE" w:rsidRDefault="003754A5" w:rsidP="003754A5">
            <w:pPr>
              <w:widowControl/>
              <w:overflowPunct w:val="0"/>
              <w:snapToGrid w:val="0"/>
              <w:spacing w:before="240" w:line="280" w:lineRule="exact"/>
              <w:jc w:val="center"/>
              <w:rPr>
                <w:rFonts w:ascii="Times New Roman" w:eastAsia="細明體" w:hAnsi="Times New Roman"/>
                <w:szCs w:val="24"/>
              </w:rPr>
            </w:pPr>
            <w:r>
              <w:rPr>
                <w:rFonts w:ascii="Times New Roman" w:eastAsia="細明體" w:hAnsi="Times New Roman" w:hint="eastAsia"/>
                <w:szCs w:val="24"/>
              </w:rPr>
              <w:t>:</w:t>
            </w:r>
          </w:p>
        </w:tc>
        <w:tc>
          <w:tcPr>
            <w:tcW w:w="5328" w:type="dxa"/>
            <w:tcBorders>
              <w:top w:val="single" w:sz="4" w:space="0" w:color="auto"/>
              <w:bottom w:val="single" w:sz="4" w:space="0" w:color="auto"/>
            </w:tcBorders>
            <w:vAlign w:val="bottom"/>
          </w:tcPr>
          <w:p w14:paraId="02EB378F" w14:textId="4A4018DA" w:rsidR="00E55452" w:rsidRPr="00D85CBC" w:rsidRDefault="00D85CBC" w:rsidP="003754A5">
            <w:pPr>
              <w:widowControl/>
              <w:overflowPunct w:val="0"/>
              <w:snapToGrid w:val="0"/>
              <w:spacing w:before="240" w:line="280" w:lineRule="exact"/>
              <w:rPr>
                <w:rFonts w:ascii="Times New Roman" w:eastAsia="細明體" w:hAnsi="Times New Roman"/>
                <w:szCs w:val="24"/>
              </w:rPr>
            </w:pPr>
            <w:r w:rsidRPr="00D85CBC">
              <w:rPr>
                <w:rFonts w:ascii="Times New Roman" w:eastAsia="細明體" w:hAnsi="Times New Roman" w:hint="eastAsia"/>
                <w:szCs w:val="24"/>
              </w:rPr>
              <w:t>Hong Kong Baptist University</w:t>
            </w:r>
          </w:p>
        </w:tc>
      </w:tr>
      <w:tr w:rsidR="003754A5" w:rsidRPr="00DF52BE" w14:paraId="395D8127" w14:textId="77777777" w:rsidTr="00E7574D">
        <w:trPr>
          <w:cantSplit/>
        </w:trPr>
        <w:tc>
          <w:tcPr>
            <w:tcW w:w="3600" w:type="dxa"/>
            <w:vAlign w:val="bottom"/>
          </w:tcPr>
          <w:p w14:paraId="60DCBF8A" w14:textId="77777777" w:rsidR="00247666" w:rsidRPr="00DF52BE" w:rsidRDefault="00D060A0" w:rsidP="003754A5">
            <w:pPr>
              <w:widowControl/>
              <w:overflowPunct w:val="0"/>
              <w:snapToGrid w:val="0"/>
              <w:spacing w:before="240" w:line="280" w:lineRule="exact"/>
              <w:jc w:val="left"/>
              <w:rPr>
                <w:rFonts w:ascii="Times New Roman" w:hAnsi="Times New Roman"/>
                <w:szCs w:val="24"/>
              </w:rPr>
            </w:pPr>
            <w:r w:rsidRPr="00DF52BE">
              <w:rPr>
                <w:rFonts w:ascii="Times New Roman" w:hAnsi="Times New Roman" w:hint="eastAsia"/>
                <w:szCs w:val="24"/>
              </w:rPr>
              <w:t>Reimbursable</w:t>
            </w:r>
            <w:r w:rsidR="00247666" w:rsidRPr="00DF52BE">
              <w:rPr>
                <w:rFonts w:ascii="Times New Roman" w:hAnsi="Times New Roman" w:hint="eastAsia"/>
                <w:szCs w:val="24"/>
              </w:rPr>
              <w:t xml:space="preserve"> period</w:t>
            </w:r>
          </w:p>
        </w:tc>
        <w:tc>
          <w:tcPr>
            <w:tcW w:w="284" w:type="dxa"/>
            <w:vAlign w:val="bottom"/>
          </w:tcPr>
          <w:p w14:paraId="18329EB3" w14:textId="77777777" w:rsidR="00247666" w:rsidRPr="00DF52BE" w:rsidRDefault="003754A5" w:rsidP="003754A5">
            <w:pPr>
              <w:widowControl/>
              <w:overflowPunct w:val="0"/>
              <w:snapToGrid w:val="0"/>
              <w:spacing w:before="240" w:line="280" w:lineRule="exact"/>
              <w:jc w:val="center"/>
              <w:rPr>
                <w:rFonts w:ascii="Times New Roman" w:eastAsia="細明體" w:hAnsi="Times New Roman"/>
                <w:szCs w:val="24"/>
              </w:rPr>
            </w:pPr>
            <w:r>
              <w:rPr>
                <w:rFonts w:ascii="Times New Roman" w:eastAsia="細明體" w:hAnsi="Times New Roman" w:hint="eastAsia"/>
                <w:szCs w:val="24"/>
              </w:rPr>
              <w:t>:</w:t>
            </w:r>
          </w:p>
        </w:tc>
        <w:tc>
          <w:tcPr>
            <w:tcW w:w="5328" w:type="dxa"/>
            <w:tcBorders>
              <w:top w:val="single" w:sz="4" w:space="0" w:color="auto"/>
              <w:bottom w:val="single" w:sz="4" w:space="0" w:color="auto"/>
            </w:tcBorders>
            <w:vAlign w:val="bottom"/>
          </w:tcPr>
          <w:p w14:paraId="6A05A809" w14:textId="3623FBE5" w:rsidR="00247666" w:rsidRPr="00D85CBC" w:rsidRDefault="00D85CBC" w:rsidP="003754A5">
            <w:pPr>
              <w:widowControl/>
              <w:overflowPunct w:val="0"/>
              <w:snapToGrid w:val="0"/>
              <w:spacing w:before="240" w:line="280" w:lineRule="exact"/>
              <w:rPr>
                <w:rFonts w:ascii="Times New Roman" w:eastAsia="細明體" w:hAnsi="Times New Roman"/>
                <w:bCs/>
                <w:szCs w:val="24"/>
              </w:rPr>
            </w:pPr>
            <w:r w:rsidRPr="00D85CBC">
              <w:rPr>
                <w:rFonts w:ascii="Times New Roman" w:eastAsia="細明體" w:hAnsi="Times New Roman"/>
                <w:bCs/>
                <w:szCs w:val="24"/>
              </w:rPr>
              <w:t>1 April 2025 to 31 March 2026</w:t>
            </w:r>
          </w:p>
        </w:tc>
      </w:tr>
      <w:tr w:rsidR="003754A5" w:rsidRPr="00DF52BE" w14:paraId="654200A1" w14:textId="77777777" w:rsidTr="00E7574D">
        <w:trPr>
          <w:cantSplit/>
        </w:trPr>
        <w:tc>
          <w:tcPr>
            <w:tcW w:w="3600" w:type="dxa"/>
            <w:vAlign w:val="bottom"/>
          </w:tcPr>
          <w:p w14:paraId="1BA3AC4D" w14:textId="77777777" w:rsidR="00C6396C" w:rsidRPr="00DF52BE" w:rsidRDefault="00C6396C" w:rsidP="003754A5">
            <w:pPr>
              <w:widowControl/>
              <w:overflowPunct w:val="0"/>
              <w:snapToGrid w:val="0"/>
              <w:spacing w:before="240" w:line="280" w:lineRule="exact"/>
              <w:jc w:val="left"/>
              <w:rPr>
                <w:rFonts w:ascii="Times New Roman" w:hAnsi="Times New Roman"/>
                <w:szCs w:val="24"/>
              </w:rPr>
            </w:pPr>
            <w:r w:rsidRPr="00DF52BE">
              <w:rPr>
                <w:rFonts w:ascii="Times New Roman" w:eastAsia="SimSun" w:hAnsi="Times New Roman" w:hint="eastAsia"/>
                <w:szCs w:val="24"/>
                <w:lang w:eastAsia="zh-CN"/>
              </w:rPr>
              <w:t>A</w:t>
            </w:r>
            <w:r w:rsidRPr="00DF52BE">
              <w:rPr>
                <w:rFonts w:ascii="Times New Roman" w:eastAsia="細明體" w:hAnsi="Times New Roman" w:hint="eastAsia"/>
                <w:szCs w:val="24"/>
              </w:rPr>
              <w:t>mount of expenditure</w:t>
            </w:r>
            <w:r w:rsidRPr="00DF52BE">
              <w:rPr>
                <w:rFonts w:ascii="Times New Roman" w:eastAsia="SimSun" w:hAnsi="Times New Roman" w:hint="eastAsia"/>
                <w:szCs w:val="24"/>
                <w:lang w:eastAsia="zh-CN"/>
              </w:rPr>
              <w:t xml:space="preserve"> </w:t>
            </w:r>
            <w:r w:rsidRPr="00DF52BE">
              <w:rPr>
                <w:rFonts w:ascii="Times New Roman" w:eastAsia="細明體" w:hAnsi="Times New Roman" w:hint="eastAsia"/>
                <w:szCs w:val="24"/>
              </w:rPr>
              <w:t xml:space="preserve">incurred and </w:t>
            </w:r>
            <w:r w:rsidR="00891052" w:rsidRPr="00DF52BE">
              <w:rPr>
                <w:rFonts w:ascii="Times New Roman" w:eastAsia="細明體" w:hAnsi="Times New Roman" w:hint="eastAsia"/>
                <w:szCs w:val="24"/>
              </w:rPr>
              <w:t xml:space="preserve">to be </w:t>
            </w:r>
            <w:r w:rsidRPr="00DF52BE">
              <w:rPr>
                <w:rFonts w:ascii="Times New Roman" w:eastAsia="細明體" w:hAnsi="Times New Roman" w:hint="eastAsia"/>
                <w:szCs w:val="24"/>
              </w:rPr>
              <w:t>claimed</w:t>
            </w:r>
            <w:r w:rsidR="00A2232F" w:rsidRPr="00DF52BE">
              <w:rPr>
                <w:rFonts w:ascii="Times New Roman" w:hAnsi="Times New Roman" w:hint="eastAsia"/>
                <w:szCs w:val="24"/>
              </w:rPr>
              <w:t xml:space="preserve"> under</w:t>
            </w:r>
            <w:r w:rsidRPr="00DF52BE">
              <w:rPr>
                <w:rFonts w:ascii="Times New Roman" w:eastAsia="SimSun" w:hAnsi="Times New Roman" w:hint="eastAsia"/>
                <w:szCs w:val="24"/>
                <w:lang w:eastAsia="zh-CN"/>
              </w:rPr>
              <w:t xml:space="preserve"> </w:t>
            </w:r>
            <w:r w:rsidR="00107DA4" w:rsidRPr="00DF52BE">
              <w:rPr>
                <w:rFonts w:ascii="Times New Roman" w:hAnsi="Times New Roman" w:hint="eastAsia"/>
                <w:szCs w:val="24"/>
              </w:rPr>
              <w:t>TSSSU</w:t>
            </w:r>
            <w:r w:rsidR="003754A5">
              <w:rPr>
                <w:rFonts w:ascii="Times New Roman" w:hAnsi="Times New Roman"/>
                <w:szCs w:val="24"/>
              </w:rPr>
              <w:br/>
            </w:r>
            <w:r w:rsidR="003754A5" w:rsidRPr="00DF52BE">
              <w:rPr>
                <w:rFonts w:ascii="Times New Roman" w:eastAsia="細明體" w:hAnsi="Times New Roman" w:hint="eastAsia"/>
                <w:i/>
                <w:szCs w:val="24"/>
              </w:rPr>
              <w:t>(Please provide its breakdown in the tables below)</w:t>
            </w:r>
          </w:p>
        </w:tc>
        <w:tc>
          <w:tcPr>
            <w:tcW w:w="284" w:type="dxa"/>
            <w:vAlign w:val="bottom"/>
          </w:tcPr>
          <w:p w14:paraId="370CD116" w14:textId="77777777" w:rsidR="00C6396C" w:rsidRPr="00DF52BE" w:rsidDel="00E65392" w:rsidRDefault="003754A5" w:rsidP="003754A5">
            <w:pPr>
              <w:widowControl/>
              <w:overflowPunct w:val="0"/>
              <w:snapToGrid w:val="0"/>
              <w:spacing w:before="240" w:line="280" w:lineRule="exact"/>
              <w:jc w:val="center"/>
              <w:rPr>
                <w:rFonts w:ascii="Times New Roman" w:eastAsia="細明體" w:hAnsi="Times New Roman"/>
                <w:szCs w:val="24"/>
              </w:rPr>
            </w:pPr>
            <w:r>
              <w:rPr>
                <w:rFonts w:ascii="Times New Roman" w:eastAsia="細明體" w:hAnsi="Times New Roman" w:hint="eastAsia"/>
                <w:szCs w:val="24"/>
              </w:rPr>
              <w:t>:</w:t>
            </w:r>
          </w:p>
        </w:tc>
        <w:tc>
          <w:tcPr>
            <w:tcW w:w="5328" w:type="dxa"/>
            <w:tcBorders>
              <w:top w:val="single" w:sz="4" w:space="0" w:color="auto"/>
              <w:bottom w:val="single" w:sz="4" w:space="0" w:color="auto"/>
            </w:tcBorders>
            <w:vAlign w:val="bottom"/>
          </w:tcPr>
          <w:p w14:paraId="355D3554" w14:textId="2881182B" w:rsidR="00233BB4" w:rsidRDefault="007E6733">
            <w:r>
              <w:t>HK$</w:t>
            </w:r>
            <w:ins w:id="0" w:author="Henry Fung" w:date="2026-05-28T15:02:00Z" w16du:dateUtc="2026-05-28T07:02:00Z">
              <w:r w:rsidR="001634DC">
                <w:t>500</w:t>
              </w:r>
            </w:ins>
            <w:del w:id="1" w:author="Henry Fung" w:date="2026-05-28T15:02:00Z" w16du:dateUtc="2026-05-28T07:02:00Z">
              <w:r w:rsidDel="001634DC">
                <w:delText>499</w:delText>
              </w:r>
            </w:del>
            <w:r>
              <w:t>,</w:t>
            </w:r>
            <w:ins w:id="2" w:author="Henry Fung" w:date="2026-05-28T15:02:00Z" w16du:dateUtc="2026-05-28T07:02:00Z">
              <w:r w:rsidR="001634DC">
                <w:t>000</w:t>
              </w:r>
            </w:ins>
            <w:del w:id="3" w:author="Henry Fung" w:date="2026-05-28T15:02:00Z" w16du:dateUtc="2026-05-28T07:02:00Z">
              <w:r w:rsidDel="001634DC">
                <w:delText>481</w:delText>
              </w:r>
            </w:del>
            <w:r>
              <w:t>.</w:t>
            </w:r>
            <w:ins w:id="4" w:author="Henry Fung" w:date="2026-05-28T15:02:00Z" w16du:dateUtc="2026-05-28T07:02:00Z">
              <w:r w:rsidR="001634DC">
                <w:t>00</w:t>
              </w:r>
            </w:ins>
            <w:del w:id="5" w:author="Henry Fung" w:date="2026-05-28T15:02:00Z" w16du:dateUtc="2026-05-28T07:02:00Z">
              <w:r w:rsidDel="001634DC">
                <w:delText>12</w:delText>
              </w:r>
            </w:del>
          </w:p>
        </w:tc>
      </w:tr>
      <w:tr w:rsidR="003754A5" w:rsidRPr="00DF52BE" w14:paraId="1A14AEEE" w14:textId="77777777" w:rsidTr="00E7574D">
        <w:trPr>
          <w:cantSplit/>
        </w:trPr>
        <w:tc>
          <w:tcPr>
            <w:tcW w:w="3600" w:type="dxa"/>
            <w:vAlign w:val="bottom"/>
          </w:tcPr>
          <w:p w14:paraId="56E063E0" w14:textId="77777777" w:rsidR="000C7594" w:rsidRPr="00DF52BE" w:rsidRDefault="000C7594" w:rsidP="000E27D1">
            <w:pPr>
              <w:widowControl/>
              <w:overflowPunct w:val="0"/>
              <w:snapToGrid w:val="0"/>
              <w:spacing w:before="240" w:line="280" w:lineRule="exact"/>
              <w:jc w:val="left"/>
              <w:rPr>
                <w:rFonts w:ascii="Times New Roman" w:hAnsi="Times New Roman"/>
                <w:szCs w:val="24"/>
              </w:rPr>
            </w:pPr>
            <w:r>
              <w:rPr>
                <w:rFonts w:ascii="Times New Roman" w:hAnsi="Times New Roman" w:hint="eastAsia"/>
                <w:szCs w:val="24"/>
              </w:rPr>
              <w:t xml:space="preserve">Amount of </w:t>
            </w:r>
            <w:r>
              <w:rPr>
                <w:rFonts w:ascii="Times New Roman" w:hAnsi="Times New Roman"/>
                <w:szCs w:val="24"/>
              </w:rPr>
              <w:t xml:space="preserve">private investment received during the </w:t>
            </w:r>
            <w:r w:rsidR="000E27D1">
              <w:rPr>
                <w:rFonts w:ascii="Times New Roman" w:hAnsi="Times New Roman"/>
                <w:szCs w:val="24"/>
              </w:rPr>
              <w:t>recognised matching</w:t>
            </w:r>
            <w:r>
              <w:rPr>
                <w:rFonts w:ascii="Times New Roman" w:hAnsi="Times New Roman"/>
                <w:szCs w:val="24"/>
              </w:rPr>
              <w:t xml:space="preserve"> period (for TSSSU+ start-up only)</w:t>
            </w:r>
          </w:p>
        </w:tc>
        <w:tc>
          <w:tcPr>
            <w:tcW w:w="284" w:type="dxa"/>
            <w:vAlign w:val="bottom"/>
          </w:tcPr>
          <w:p w14:paraId="69B263F4" w14:textId="77777777" w:rsidR="000C7594" w:rsidRPr="00DF52BE" w:rsidRDefault="003754A5" w:rsidP="003754A5">
            <w:pPr>
              <w:widowControl/>
              <w:overflowPunct w:val="0"/>
              <w:snapToGrid w:val="0"/>
              <w:spacing w:before="240" w:line="280" w:lineRule="exact"/>
              <w:jc w:val="center"/>
              <w:rPr>
                <w:rFonts w:ascii="Times New Roman" w:eastAsia="細明體" w:hAnsi="Times New Roman"/>
                <w:szCs w:val="24"/>
              </w:rPr>
            </w:pPr>
            <w:r>
              <w:rPr>
                <w:rFonts w:ascii="Times New Roman" w:eastAsia="細明體" w:hAnsi="Times New Roman" w:hint="eastAsia"/>
                <w:szCs w:val="24"/>
              </w:rPr>
              <w:t>:</w:t>
            </w:r>
          </w:p>
        </w:tc>
        <w:tc>
          <w:tcPr>
            <w:tcW w:w="5328" w:type="dxa"/>
            <w:tcBorders>
              <w:top w:val="single" w:sz="4" w:space="0" w:color="auto"/>
              <w:bottom w:val="single" w:sz="4" w:space="0" w:color="auto"/>
            </w:tcBorders>
            <w:vAlign w:val="bottom"/>
          </w:tcPr>
          <w:p w14:paraId="4D33A741" w14:textId="55B8184C" w:rsidR="000C7594" w:rsidRPr="00D85CBC" w:rsidRDefault="001634DC" w:rsidP="003754A5">
            <w:pPr>
              <w:widowControl/>
              <w:overflowPunct w:val="0"/>
              <w:snapToGrid w:val="0"/>
              <w:spacing w:before="240" w:line="280" w:lineRule="exact"/>
              <w:rPr>
                <w:rFonts w:ascii="Times New Roman" w:eastAsia="細明體" w:hAnsi="Times New Roman"/>
                <w:szCs w:val="24"/>
              </w:rPr>
            </w:pPr>
            <w:ins w:id="6" w:author="Henry Fung" w:date="2026-05-28T15:02:00Z" w16du:dateUtc="2026-05-28T07:02:00Z">
              <w:r>
                <w:rPr>
                  <w:rFonts w:ascii="Times New Roman" w:hAnsi="Times New Roman"/>
                  <w:szCs w:val="24"/>
                </w:rPr>
                <w:t>N/A</w:t>
              </w:r>
            </w:ins>
            <w:del w:id="7" w:author="Henry Fung" w:date="2026-05-28T15:02:00Z" w16du:dateUtc="2026-05-28T07:02:00Z">
              <w:r w:rsidR="000C7594" w:rsidRPr="00D85CBC" w:rsidDel="001634DC">
                <w:rPr>
                  <w:rFonts w:ascii="Times New Roman" w:hAnsi="Times New Roman" w:hint="eastAsia"/>
                  <w:szCs w:val="24"/>
                </w:rPr>
                <w:delText>HK$</w:delText>
              </w:r>
            </w:del>
          </w:p>
        </w:tc>
      </w:tr>
    </w:tbl>
    <w:p w14:paraId="7018A328" w14:textId="77777777" w:rsidR="00A0034D" w:rsidRPr="00DF52BE" w:rsidRDefault="00814A09" w:rsidP="003754A5">
      <w:pPr>
        <w:pStyle w:val="ListParagraph"/>
        <w:keepNext/>
        <w:widowControl/>
        <w:numPr>
          <w:ilvl w:val="0"/>
          <w:numId w:val="30"/>
        </w:numPr>
        <w:overflowPunct w:val="0"/>
        <w:snapToGrid w:val="0"/>
        <w:spacing w:before="360" w:after="240"/>
        <w:ind w:leftChars="0" w:left="547" w:hanging="547"/>
        <w:rPr>
          <w:rFonts w:ascii="Times New Roman" w:eastAsia="細明體" w:hAnsi="Times New Roman"/>
          <w:b/>
          <w:szCs w:val="24"/>
          <w:u w:val="single"/>
        </w:rPr>
      </w:pPr>
      <w:r w:rsidRPr="00DF52BE">
        <w:rPr>
          <w:rFonts w:ascii="Times New Roman" w:hAnsi="Times New Roman" w:hint="eastAsia"/>
          <w:b/>
          <w:szCs w:val="24"/>
          <w:u w:val="single"/>
        </w:rPr>
        <w:t>Manpower Expenditure</w:t>
      </w:r>
    </w:p>
    <w:tbl>
      <w:tblPr>
        <w:tblW w:w="9288" w:type="dxa"/>
        <w:jc w:val="center"/>
        <w:tblBorders>
          <w:top w:val="single" w:sz="4" w:space="0" w:color="000000"/>
          <w:left w:val="single" w:sz="4" w:space="0" w:color="000000"/>
          <w:bottom w:val="single" w:sz="4" w:space="0" w:color="000000"/>
          <w:right w:val="single" w:sz="4" w:space="0" w:color="000000"/>
          <w:insideV w:val="single" w:sz="4" w:space="0" w:color="000000"/>
        </w:tblBorders>
        <w:tblLayout w:type="fixed"/>
        <w:tblLook w:val="04A0" w:firstRow="1" w:lastRow="0" w:firstColumn="1" w:lastColumn="0" w:noHBand="0" w:noVBand="1"/>
      </w:tblPr>
      <w:tblGrid>
        <w:gridCol w:w="2016"/>
        <w:gridCol w:w="720"/>
        <w:gridCol w:w="1728"/>
        <w:gridCol w:w="1080"/>
        <w:gridCol w:w="1872"/>
        <w:gridCol w:w="1872"/>
      </w:tblGrid>
      <w:tr w:rsidR="002A1F5E" w:rsidRPr="00DF52BE" w14:paraId="2379D009" w14:textId="77777777" w:rsidTr="001C142B">
        <w:trPr>
          <w:tblHeader/>
          <w:jc w:val="center"/>
        </w:trPr>
        <w:tc>
          <w:tcPr>
            <w:tcW w:w="2016" w:type="dxa"/>
            <w:tcBorders>
              <w:top w:val="single" w:sz="4" w:space="0" w:color="auto"/>
              <w:left w:val="single" w:sz="4" w:space="0" w:color="auto"/>
              <w:bottom w:val="single" w:sz="4" w:space="0" w:color="auto"/>
              <w:right w:val="single" w:sz="4" w:space="0" w:color="auto"/>
            </w:tcBorders>
            <w:shd w:val="clear" w:color="auto" w:fill="D9D9D9"/>
            <w:vAlign w:val="bottom"/>
          </w:tcPr>
          <w:p w14:paraId="50CE8640" w14:textId="77777777" w:rsidR="002A1F5E" w:rsidRPr="00DF52BE" w:rsidRDefault="002A1F5E" w:rsidP="003754A5">
            <w:pPr>
              <w:pStyle w:val="ListParagraph"/>
              <w:widowControl/>
              <w:overflowPunct w:val="0"/>
              <w:snapToGrid w:val="0"/>
              <w:spacing w:before="40" w:after="40"/>
              <w:ind w:leftChars="0" w:left="0"/>
              <w:jc w:val="center"/>
              <w:rPr>
                <w:rFonts w:ascii="Times New Roman" w:eastAsia="標楷體" w:hAnsi="Times New Roman"/>
                <w:b/>
                <w:sz w:val="22"/>
              </w:rPr>
            </w:pPr>
            <w:r w:rsidRPr="00DF52BE">
              <w:rPr>
                <w:rFonts w:ascii="Times New Roman" w:eastAsia="標楷體" w:hAnsi="Times New Roman"/>
                <w:b/>
                <w:sz w:val="22"/>
              </w:rPr>
              <w:t>Post/</w:t>
            </w:r>
            <w:r w:rsidR="001E1376" w:rsidRPr="00DF52BE">
              <w:rPr>
                <w:rFonts w:ascii="Times New Roman" w:eastAsia="標楷體" w:hAnsi="Times New Roman" w:hint="eastAsia"/>
                <w:b/>
                <w:sz w:val="22"/>
              </w:rPr>
              <w:t xml:space="preserve"> </w:t>
            </w:r>
            <w:r w:rsidRPr="00DF52BE">
              <w:rPr>
                <w:rFonts w:ascii="Times New Roman" w:eastAsia="標楷體" w:hAnsi="Times New Roman"/>
                <w:b/>
                <w:sz w:val="22"/>
              </w:rPr>
              <w:t>Rank</w:t>
            </w:r>
            <w:r w:rsidR="003754A5">
              <w:rPr>
                <w:rFonts w:ascii="Times New Roman" w:eastAsia="標楷體" w:hAnsi="Times New Roman"/>
                <w:b/>
                <w:sz w:val="22"/>
              </w:rPr>
              <w:br/>
            </w:r>
          </w:p>
        </w:tc>
        <w:tc>
          <w:tcPr>
            <w:tcW w:w="720" w:type="dxa"/>
            <w:tcBorders>
              <w:top w:val="single" w:sz="4" w:space="0" w:color="auto"/>
              <w:left w:val="single" w:sz="4" w:space="0" w:color="auto"/>
              <w:bottom w:val="single" w:sz="4" w:space="0" w:color="auto"/>
              <w:right w:val="single" w:sz="4" w:space="0" w:color="auto"/>
            </w:tcBorders>
            <w:shd w:val="clear" w:color="auto" w:fill="D9D9D9"/>
            <w:vAlign w:val="bottom"/>
          </w:tcPr>
          <w:p w14:paraId="2CBCF4B6" w14:textId="77777777" w:rsidR="002A1F5E" w:rsidRPr="00DF52BE" w:rsidRDefault="002A1F5E" w:rsidP="003754A5">
            <w:pPr>
              <w:pStyle w:val="ListParagraph"/>
              <w:widowControl/>
              <w:overflowPunct w:val="0"/>
              <w:snapToGrid w:val="0"/>
              <w:spacing w:before="40" w:after="40"/>
              <w:ind w:leftChars="0" w:left="0"/>
              <w:jc w:val="center"/>
              <w:rPr>
                <w:rFonts w:ascii="Times New Roman" w:eastAsia="標楷體" w:hAnsi="Times New Roman"/>
                <w:b/>
                <w:sz w:val="22"/>
              </w:rPr>
            </w:pPr>
            <w:r w:rsidRPr="00DF52BE">
              <w:rPr>
                <w:rFonts w:ascii="Times New Roman" w:eastAsia="標楷體" w:hAnsi="Times New Roman"/>
                <w:b/>
                <w:sz w:val="22"/>
              </w:rPr>
              <w:t>No. of Staff</w:t>
            </w:r>
            <w:r w:rsidR="003754A5">
              <w:rPr>
                <w:rFonts w:ascii="Times New Roman" w:eastAsia="標楷體" w:hAnsi="Times New Roman"/>
                <w:b/>
                <w:sz w:val="22"/>
              </w:rPr>
              <w:br/>
            </w:r>
            <w:r w:rsidRPr="00DF52BE">
              <w:rPr>
                <w:rFonts w:ascii="Times New Roman" w:eastAsia="標楷體" w:hAnsi="Times New Roman"/>
                <w:b/>
                <w:sz w:val="22"/>
              </w:rPr>
              <w:t>(A)</w:t>
            </w:r>
          </w:p>
        </w:tc>
        <w:tc>
          <w:tcPr>
            <w:tcW w:w="1728" w:type="dxa"/>
            <w:tcBorders>
              <w:top w:val="single" w:sz="4" w:space="0" w:color="auto"/>
              <w:left w:val="single" w:sz="4" w:space="0" w:color="auto"/>
              <w:bottom w:val="single" w:sz="4" w:space="0" w:color="auto"/>
              <w:right w:val="single" w:sz="4" w:space="0" w:color="auto"/>
            </w:tcBorders>
            <w:shd w:val="clear" w:color="auto" w:fill="D9D9D9"/>
            <w:vAlign w:val="bottom"/>
          </w:tcPr>
          <w:p w14:paraId="5981D12D" w14:textId="77777777" w:rsidR="002A1F5E" w:rsidRPr="00DF52BE" w:rsidRDefault="002A1F5E" w:rsidP="003754A5">
            <w:pPr>
              <w:pStyle w:val="ListParagraph"/>
              <w:widowControl/>
              <w:overflowPunct w:val="0"/>
              <w:snapToGrid w:val="0"/>
              <w:spacing w:before="40" w:after="40"/>
              <w:ind w:leftChars="0" w:left="0"/>
              <w:jc w:val="center"/>
              <w:rPr>
                <w:rFonts w:ascii="Times New Roman" w:eastAsia="標楷體" w:hAnsi="Times New Roman"/>
                <w:b/>
                <w:sz w:val="22"/>
              </w:rPr>
            </w:pPr>
            <w:r w:rsidRPr="00DF52BE">
              <w:rPr>
                <w:rFonts w:ascii="Times New Roman" w:eastAsia="標楷體" w:hAnsi="Times New Roman" w:hint="eastAsia"/>
                <w:b/>
                <w:sz w:val="22"/>
              </w:rPr>
              <w:t xml:space="preserve">Employment </w:t>
            </w:r>
            <w:r w:rsidR="006E6C76" w:rsidRPr="00DF52BE">
              <w:rPr>
                <w:rFonts w:ascii="Times New Roman" w:eastAsia="SimSun" w:hAnsi="Times New Roman" w:hint="eastAsia"/>
                <w:b/>
                <w:sz w:val="22"/>
                <w:lang w:eastAsia="zh-CN"/>
              </w:rPr>
              <w:t>P</w:t>
            </w:r>
            <w:r w:rsidRPr="00DF52BE">
              <w:rPr>
                <w:rFonts w:ascii="Times New Roman" w:eastAsia="標楷體" w:hAnsi="Times New Roman" w:hint="eastAsia"/>
                <w:b/>
                <w:sz w:val="22"/>
              </w:rPr>
              <w:t>eriod</w:t>
            </w:r>
            <w:r w:rsidR="003754A5">
              <w:rPr>
                <w:rFonts w:ascii="Times New Roman" w:eastAsia="標楷體" w:hAnsi="Times New Roman"/>
                <w:b/>
                <w:sz w:val="22"/>
              </w:rPr>
              <w:br/>
            </w:r>
            <w:r w:rsidRPr="00DF52BE">
              <w:rPr>
                <w:rFonts w:ascii="Times New Roman" w:eastAsia="標楷體" w:hAnsi="Times New Roman" w:hint="eastAsia"/>
                <w:b/>
                <w:sz w:val="22"/>
              </w:rPr>
              <w:t xml:space="preserve">(dd/mm/yyyy </w:t>
            </w:r>
            <w:r w:rsidRPr="00DF52BE">
              <w:rPr>
                <w:rFonts w:ascii="Times New Roman" w:eastAsia="標楷體" w:hAnsi="Times New Roman"/>
                <w:b/>
                <w:sz w:val="22"/>
              </w:rPr>
              <w:t>–</w:t>
            </w:r>
            <w:r w:rsidRPr="00DF52BE">
              <w:rPr>
                <w:rFonts w:ascii="Times New Roman" w:eastAsia="標楷體" w:hAnsi="Times New Roman" w:hint="eastAsia"/>
                <w:b/>
                <w:sz w:val="22"/>
              </w:rPr>
              <w:t xml:space="preserve"> dd/mm/yyyy)</w:t>
            </w:r>
            <w:r w:rsidR="003754A5">
              <w:rPr>
                <w:rFonts w:ascii="Times New Roman" w:eastAsia="標楷體" w:hAnsi="Times New Roman"/>
                <w:b/>
                <w:sz w:val="22"/>
              </w:rPr>
              <w:br/>
            </w:r>
          </w:p>
        </w:tc>
        <w:tc>
          <w:tcPr>
            <w:tcW w:w="1080" w:type="dxa"/>
            <w:tcBorders>
              <w:top w:val="single" w:sz="4" w:space="0" w:color="auto"/>
              <w:left w:val="single" w:sz="4" w:space="0" w:color="auto"/>
              <w:bottom w:val="single" w:sz="4" w:space="0" w:color="auto"/>
              <w:right w:val="single" w:sz="4" w:space="0" w:color="auto"/>
            </w:tcBorders>
            <w:shd w:val="clear" w:color="auto" w:fill="D9D9D9"/>
            <w:vAlign w:val="bottom"/>
          </w:tcPr>
          <w:p w14:paraId="0550A87E" w14:textId="77777777" w:rsidR="002A1F5E" w:rsidRPr="00DF52BE" w:rsidRDefault="002A1F5E" w:rsidP="0099627C">
            <w:pPr>
              <w:pStyle w:val="ListParagraph"/>
              <w:widowControl/>
              <w:overflowPunct w:val="0"/>
              <w:snapToGrid w:val="0"/>
              <w:spacing w:before="40" w:after="40"/>
              <w:ind w:leftChars="0" w:left="0"/>
              <w:jc w:val="center"/>
              <w:rPr>
                <w:rFonts w:ascii="Times New Roman" w:eastAsia="標楷體" w:hAnsi="Times New Roman"/>
                <w:b/>
                <w:sz w:val="22"/>
              </w:rPr>
            </w:pPr>
            <w:r w:rsidRPr="00DF52BE">
              <w:rPr>
                <w:rFonts w:ascii="Times New Roman" w:eastAsia="標楷體" w:hAnsi="Times New Roman"/>
                <w:b/>
                <w:sz w:val="22"/>
              </w:rPr>
              <w:t>Duration</w:t>
            </w:r>
            <w:r w:rsidRPr="00DF52BE">
              <w:rPr>
                <w:rFonts w:ascii="Times New Roman" w:eastAsia="標楷體" w:hAnsi="Times New Roman"/>
                <w:b/>
                <w:sz w:val="22"/>
              </w:rPr>
              <w:br/>
              <w:t>(man-</w:t>
            </w:r>
            <w:r w:rsidR="003754A5">
              <w:rPr>
                <w:rFonts w:ascii="Times New Roman" w:eastAsia="標楷體" w:hAnsi="Times New Roman"/>
                <w:b/>
                <w:sz w:val="22"/>
              </w:rPr>
              <w:br/>
            </w:r>
            <w:r w:rsidRPr="00DF52BE">
              <w:rPr>
                <w:rFonts w:ascii="Times New Roman" w:eastAsia="標楷體" w:hAnsi="Times New Roman"/>
                <w:b/>
                <w:sz w:val="22"/>
              </w:rPr>
              <w:t>months)</w:t>
            </w:r>
            <w:r w:rsidR="003754A5">
              <w:rPr>
                <w:rFonts w:ascii="Times New Roman" w:eastAsia="標楷體" w:hAnsi="Times New Roman"/>
                <w:b/>
                <w:sz w:val="22"/>
              </w:rPr>
              <w:br/>
            </w:r>
            <w:r w:rsidRPr="00DF52BE">
              <w:rPr>
                <w:rFonts w:ascii="Times New Roman" w:eastAsia="標楷體" w:hAnsi="Times New Roman"/>
                <w:b/>
                <w:sz w:val="22"/>
              </w:rPr>
              <w:t>(B)</w:t>
            </w:r>
          </w:p>
        </w:tc>
        <w:tc>
          <w:tcPr>
            <w:tcW w:w="1872" w:type="dxa"/>
            <w:tcBorders>
              <w:top w:val="single" w:sz="4" w:space="0" w:color="auto"/>
              <w:left w:val="single" w:sz="4" w:space="0" w:color="auto"/>
              <w:bottom w:val="single" w:sz="4" w:space="0" w:color="auto"/>
              <w:right w:val="single" w:sz="4" w:space="0" w:color="auto"/>
            </w:tcBorders>
            <w:shd w:val="clear" w:color="auto" w:fill="D9D9D9"/>
            <w:vAlign w:val="bottom"/>
          </w:tcPr>
          <w:p w14:paraId="5E11D727" w14:textId="77777777" w:rsidR="002A1F5E" w:rsidRPr="00DF52BE" w:rsidRDefault="002A1F5E" w:rsidP="003754A5">
            <w:pPr>
              <w:pStyle w:val="ListParagraph"/>
              <w:widowControl/>
              <w:overflowPunct w:val="0"/>
              <w:snapToGrid w:val="0"/>
              <w:spacing w:before="40" w:after="40"/>
              <w:ind w:leftChars="0" w:left="0"/>
              <w:jc w:val="center"/>
              <w:rPr>
                <w:rFonts w:ascii="Times New Roman" w:eastAsia="標楷體" w:hAnsi="Times New Roman"/>
                <w:b/>
                <w:sz w:val="22"/>
              </w:rPr>
            </w:pPr>
            <w:r w:rsidRPr="00DF52BE">
              <w:rPr>
                <w:rFonts w:ascii="Times New Roman" w:eastAsia="標楷體" w:hAnsi="Times New Roman"/>
                <w:b/>
                <w:sz w:val="22"/>
              </w:rPr>
              <w:t>Monthly Rate</w:t>
            </w:r>
            <w:r w:rsidR="003754A5">
              <w:rPr>
                <w:rFonts w:ascii="Times New Roman" w:eastAsia="標楷體" w:hAnsi="Times New Roman"/>
                <w:b/>
                <w:sz w:val="22"/>
              </w:rPr>
              <w:br/>
            </w:r>
            <w:r w:rsidRPr="00DF52BE">
              <w:rPr>
                <w:rFonts w:ascii="Times New Roman" w:eastAsia="標楷體" w:hAnsi="Times New Roman"/>
                <w:b/>
                <w:sz w:val="22"/>
              </w:rPr>
              <w:t>or Equivalent</w:t>
            </w:r>
            <w:r w:rsidR="003754A5">
              <w:rPr>
                <w:rFonts w:ascii="Times New Roman" w:eastAsia="標楷體" w:hAnsi="Times New Roman"/>
                <w:b/>
                <w:sz w:val="22"/>
              </w:rPr>
              <w:br/>
            </w:r>
            <w:r w:rsidRPr="00DF52BE">
              <w:rPr>
                <w:rFonts w:ascii="Times New Roman" w:eastAsia="標楷體" w:hAnsi="Times New Roman"/>
                <w:b/>
                <w:sz w:val="22"/>
              </w:rPr>
              <w:t>(C)</w:t>
            </w:r>
          </w:p>
        </w:tc>
        <w:tc>
          <w:tcPr>
            <w:tcW w:w="1872" w:type="dxa"/>
            <w:tcBorders>
              <w:top w:val="single" w:sz="4" w:space="0" w:color="auto"/>
              <w:left w:val="single" w:sz="4" w:space="0" w:color="auto"/>
              <w:bottom w:val="single" w:sz="4" w:space="0" w:color="auto"/>
              <w:right w:val="single" w:sz="4" w:space="0" w:color="auto"/>
            </w:tcBorders>
            <w:shd w:val="clear" w:color="auto" w:fill="D9D9D9"/>
            <w:vAlign w:val="bottom"/>
          </w:tcPr>
          <w:p w14:paraId="2C9F625B" w14:textId="77777777" w:rsidR="002A1F5E" w:rsidRPr="00DF52BE" w:rsidRDefault="002A1F5E" w:rsidP="003754A5">
            <w:pPr>
              <w:pStyle w:val="ListParagraph"/>
              <w:widowControl/>
              <w:overflowPunct w:val="0"/>
              <w:snapToGrid w:val="0"/>
              <w:spacing w:before="40" w:after="40"/>
              <w:ind w:leftChars="0" w:left="0"/>
              <w:jc w:val="center"/>
              <w:rPr>
                <w:rFonts w:ascii="Times New Roman" w:eastAsia="標楷體" w:hAnsi="Times New Roman"/>
                <w:b/>
                <w:sz w:val="22"/>
              </w:rPr>
            </w:pPr>
            <w:r w:rsidRPr="00DF52BE">
              <w:rPr>
                <w:rFonts w:ascii="Times New Roman" w:eastAsia="標楷體" w:hAnsi="Times New Roman"/>
                <w:b/>
                <w:sz w:val="22"/>
              </w:rPr>
              <w:t>Total</w:t>
            </w:r>
            <w:r w:rsidRPr="00DF52BE">
              <w:rPr>
                <w:rFonts w:ascii="Times New Roman" w:eastAsia="標楷體" w:hAnsi="Times New Roman" w:hint="eastAsia"/>
                <w:b/>
                <w:sz w:val="22"/>
              </w:rPr>
              <w:t xml:space="preserve"> Expenditure</w:t>
            </w:r>
            <w:r w:rsidRPr="00DF52BE">
              <w:rPr>
                <w:rFonts w:ascii="Times New Roman" w:eastAsia="標楷體" w:hAnsi="Times New Roman"/>
                <w:b/>
                <w:i/>
              </w:rPr>
              <w:br/>
            </w:r>
            <w:r w:rsidRPr="00DF52BE">
              <w:rPr>
                <w:rFonts w:ascii="Times New Roman" w:eastAsia="標楷體" w:hAnsi="Times New Roman"/>
                <w:b/>
                <w:sz w:val="22"/>
              </w:rPr>
              <w:t>(A)*(B)*(C)</w:t>
            </w:r>
          </w:p>
        </w:tc>
      </w:tr>
      <w:tr w:rsidR="002A1F5E" w:rsidRPr="00DF52BE" w14:paraId="70AE0FA1"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14:paraId="53D399C0" w14:textId="250F8A35" w:rsidR="00233BB4" w:rsidRDefault="007E6733">
            <w:del w:id="8" w:author="Henry Fung" w:date="2026-05-28T14:31:00Z" w16du:dateUtc="2026-05-28T06:31:00Z">
              <w:r w:rsidDel="00920BBF">
                <w:delText>Part-time Business Development Manager</w:delText>
              </w:r>
            </w:del>
          </w:p>
        </w:tc>
        <w:tc>
          <w:tcPr>
            <w:tcW w:w="720" w:type="dxa"/>
            <w:tcBorders>
              <w:top w:val="single" w:sz="4" w:space="0" w:color="auto"/>
              <w:left w:val="single" w:sz="4" w:space="0" w:color="auto"/>
              <w:bottom w:val="single" w:sz="4" w:space="0" w:color="auto"/>
              <w:right w:val="single" w:sz="4" w:space="0" w:color="auto"/>
            </w:tcBorders>
            <w:vAlign w:val="center"/>
          </w:tcPr>
          <w:p w14:paraId="77BE4A77" w14:textId="23162ED6" w:rsidR="00233BB4" w:rsidRDefault="007E6733">
            <w:del w:id="9" w:author="Henry Fung" w:date="2026-05-28T14:31:00Z" w16du:dateUtc="2026-05-28T06:31:00Z">
              <w:r w:rsidDel="00920BBF">
                <w:delText>1</w:delText>
              </w:r>
            </w:del>
          </w:p>
        </w:tc>
        <w:tc>
          <w:tcPr>
            <w:tcW w:w="1728" w:type="dxa"/>
            <w:tcBorders>
              <w:top w:val="single" w:sz="4" w:space="0" w:color="auto"/>
              <w:left w:val="single" w:sz="4" w:space="0" w:color="auto"/>
              <w:bottom w:val="single" w:sz="4" w:space="0" w:color="auto"/>
              <w:right w:val="single" w:sz="4" w:space="0" w:color="auto"/>
            </w:tcBorders>
            <w:vAlign w:val="center"/>
          </w:tcPr>
          <w:p w14:paraId="5A3BB0C3" w14:textId="3E2B6D8A" w:rsidR="00233BB4" w:rsidRDefault="007E6733">
            <w:del w:id="10" w:author="Henry Fung" w:date="2026-05-28T14:31:00Z" w16du:dateUtc="2026-05-28T06:31:00Z">
              <w:r w:rsidDel="00920BBF">
                <w:delText>01/04/2025-31/03/2026</w:delText>
              </w:r>
            </w:del>
          </w:p>
        </w:tc>
        <w:tc>
          <w:tcPr>
            <w:tcW w:w="1080" w:type="dxa"/>
            <w:tcBorders>
              <w:top w:val="single" w:sz="4" w:space="0" w:color="auto"/>
              <w:left w:val="single" w:sz="4" w:space="0" w:color="auto"/>
              <w:bottom w:val="single" w:sz="4" w:space="0" w:color="auto"/>
              <w:right w:val="single" w:sz="4" w:space="0" w:color="auto"/>
            </w:tcBorders>
            <w:vAlign w:val="center"/>
          </w:tcPr>
          <w:p w14:paraId="3EF91A82" w14:textId="3D4293C3" w:rsidR="00233BB4" w:rsidRDefault="007E6733">
            <w:del w:id="11" w:author="Henry Fung" w:date="2026-05-28T14:31:00Z" w16du:dateUtc="2026-05-28T06:31:00Z">
              <w:r w:rsidDel="00920BBF">
                <w:delText>12</w:delText>
              </w:r>
            </w:del>
          </w:p>
        </w:tc>
        <w:tc>
          <w:tcPr>
            <w:tcW w:w="1872" w:type="dxa"/>
            <w:tcBorders>
              <w:top w:val="single" w:sz="4" w:space="0" w:color="auto"/>
              <w:left w:val="single" w:sz="4" w:space="0" w:color="auto"/>
              <w:bottom w:val="single" w:sz="4" w:space="0" w:color="auto"/>
              <w:right w:val="single" w:sz="4" w:space="0" w:color="auto"/>
            </w:tcBorders>
            <w:vAlign w:val="center"/>
          </w:tcPr>
          <w:p w14:paraId="757AB5C1" w14:textId="43A8C962" w:rsidR="00233BB4" w:rsidRDefault="007E6733">
            <w:pPr>
              <w:jc w:val="right"/>
            </w:pPr>
            <w:del w:id="12" w:author="Henry Fung" w:date="2026-05-28T14:31:00Z" w16du:dateUtc="2026-05-28T06:31:00Z">
              <w:r w:rsidDel="00920BBF">
                <w:delText>9,600.00</w:delText>
              </w:r>
            </w:del>
          </w:p>
        </w:tc>
        <w:tc>
          <w:tcPr>
            <w:tcW w:w="1872" w:type="dxa"/>
            <w:tcBorders>
              <w:top w:val="single" w:sz="4" w:space="0" w:color="auto"/>
              <w:left w:val="single" w:sz="4" w:space="0" w:color="auto"/>
              <w:bottom w:val="single" w:sz="4" w:space="0" w:color="auto"/>
              <w:right w:val="single" w:sz="4" w:space="0" w:color="auto"/>
            </w:tcBorders>
            <w:vAlign w:val="center"/>
          </w:tcPr>
          <w:p w14:paraId="7F9BA6B8" w14:textId="7A619227" w:rsidR="00233BB4" w:rsidRDefault="007E6733">
            <w:pPr>
              <w:jc w:val="right"/>
            </w:pPr>
            <w:del w:id="13" w:author="Henry Fung" w:date="2026-05-28T14:31:00Z" w16du:dateUtc="2026-05-28T06:31:00Z">
              <w:r w:rsidDel="00920BBF">
                <w:delText>115,200.00</w:delText>
              </w:r>
            </w:del>
          </w:p>
        </w:tc>
      </w:tr>
      <w:tr w:rsidR="002A1F5E" w:rsidRPr="00DF52BE" w14:paraId="500C63C5"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14:paraId="1157D98E" w14:textId="455D64D3" w:rsidR="00233BB4" w:rsidRDefault="007E6733">
            <w:del w:id="14" w:author="Henry Fung" w:date="2026-05-28T14:31:00Z" w16du:dateUtc="2026-05-28T06:31:00Z">
              <w:r w:rsidDel="00920BBF">
                <w:delText>MPF to Part-time Business Development Manager</w:delText>
              </w:r>
            </w:del>
          </w:p>
        </w:tc>
        <w:tc>
          <w:tcPr>
            <w:tcW w:w="720" w:type="dxa"/>
            <w:tcBorders>
              <w:top w:val="single" w:sz="4" w:space="0" w:color="auto"/>
              <w:left w:val="single" w:sz="4" w:space="0" w:color="auto"/>
              <w:bottom w:val="single" w:sz="4" w:space="0" w:color="auto"/>
              <w:right w:val="single" w:sz="4" w:space="0" w:color="auto"/>
            </w:tcBorders>
            <w:vAlign w:val="center"/>
          </w:tcPr>
          <w:p w14:paraId="7241E809" w14:textId="2E63CA87" w:rsidR="00233BB4" w:rsidRDefault="007E6733">
            <w:del w:id="15" w:author="Henry Fung" w:date="2026-05-28T14:31:00Z" w16du:dateUtc="2026-05-28T06:31:00Z">
              <w:r w:rsidDel="00920BBF">
                <w:delText>1</w:delText>
              </w:r>
            </w:del>
          </w:p>
        </w:tc>
        <w:tc>
          <w:tcPr>
            <w:tcW w:w="1728" w:type="dxa"/>
            <w:tcBorders>
              <w:top w:val="single" w:sz="4" w:space="0" w:color="auto"/>
              <w:left w:val="single" w:sz="4" w:space="0" w:color="auto"/>
              <w:bottom w:val="single" w:sz="4" w:space="0" w:color="auto"/>
              <w:right w:val="single" w:sz="4" w:space="0" w:color="auto"/>
            </w:tcBorders>
            <w:vAlign w:val="center"/>
          </w:tcPr>
          <w:p w14:paraId="656F9E19" w14:textId="090C0D38" w:rsidR="00233BB4" w:rsidRDefault="007E6733">
            <w:del w:id="16" w:author="Henry Fung" w:date="2026-05-28T14:31:00Z" w16du:dateUtc="2026-05-28T06:31:00Z">
              <w:r w:rsidDel="00920BBF">
                <w:delText>01/04/2025-31/03/2026</w:delText>
              </w:r>
            </w:del>
          </w:p>
        </w:tc>
        <w:tc>
          <w:tcPr>
            <w:tcW w:w="1080" w:type="dxa"/>
            <w:tcBorders>
              <w:top w:val="single" w:sz="4" w:space="0" w:color="auto"/>
              <w:left w:val="single" w:sz="4" w:space="0" w:color="auto"/>
              <w:bottom w:val="single" w:sz="4" w:space="0" w:color="auto"/>
              <w:right w:val="single" w:sz="4" w:space="0" w:color="auto"/>
            </w:tcBorders>
            <w:vAlign w:val="center"/>
          </w:tcPr>
          <w:p w14:paraId="06111674" w14:textId="4B0E9236" w:rsidR="00233BB4" w:rsidRDefault="007E6733">
            <w:del w:id="17" w:author="Henry Fung" w:date="2026-05-28T14:31:00Z" w16du:dateUtc="2026-05-28T06:31:00Z">
              <w:r w:rsidDel="00920BBF">
                <w:delText>12</w:delText>
              </w:r>
            </w:del>
          </w:p>
        </w:tc>
        <w:tc>
          <w:tcPr>
            <w:tcW w:w="1872" w:type="dxa"/>
            <w:tcBorders>
              <w:top w:val="single" w:sz="4" w:space="0" w:color="auto"/>
              <w:left w:val="single" w:sz="4" w:space="0" w:color="auto"/>
              <w:bottom w:val="single" w:sz="4" w:space="0" w:color="auto"/>
              <w:right w:val="single" w:sz="4" w:space="0" w:color="auto"/>
            </w:tcBorders>
            <w:vAlign w:val="center"/>
          </w:tcPr>
          <w:p w14:paraId="58970CCC" w14:textId="4CFE18E9" w:rsidR="00233BB4" w:rsidRDefault="007E6733">
            <w:pPr>
              <w:jc w:val="right"/>
            </w:pPr>
            <w:del w:id="18" w:author="Henry Fung" w:date="2026-05-28T14:31:00Z" w16du:dateUtc="2026-05-28T06:31:00Z">
              <w:r w:rsidDel="00920BBF">
                <w:delText>480.00</w:delText>
              </w:r>
            </w:del>
          </w:p>
        </w:tc>
        <w:tc>
          <w:tcPr>
            <w:tcW w:w="1872" w:type="dxa"/>
            <w:tcBorders>
              <w:top w:val="single" w:sz="4" w:space="0" w:color="auto"/>
              <w:left w:val="single" w:sz="4" w:space="0" w:color="auto"/>
              <w:bottom w:val="single" w:sz="4" w:space="0" w:color="auto"/>
              <w:right w:val="single" w:sz="4" w:space="0" w:color="auto"/>
            </w:tcBorders>
            <w:vAlign w:val="center"/>
          </w:tcPr>
          <w:p w14:paraId="35D2D1D7" w14:textId="7F5A79C3" w:rsidR="00233BB4" w:rsidRDefault="007E6733">
            <w:pPr>
              <w:jc w:val="right"/>
            </w:pPr>
            <w:del w:id="19" w:author="Henry Fung" w:date="2026-05-28T14:31:00Z" w16du:dateUtc="2026-05-28T06:31:00Z">
              <w:r w:rsidDel="00920BBF">
                <w:delText>5,760.00</w:delText>
              </w:r>
            </w:del>
          </w:p>
        </w:tc>
      </w:tr>
      <w:tr w:rsidR="002A1F5E" w:rsidRPr="00DF52BE" w14:paraId="60B74CA6"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14:paraId="73C8F5E0" w14:textId="77777777" w:rsidR="00233BB4" w:rsidRDefault="007E6733">
            <w:r>
              <w:t>Full stack developer</w:t>
            </w:r>
          </w:p>
        </w:tc>
        <w:tc>
          <w:tcPr>
            <w:tcW w:w="720" w:type="dxa"/>
            <w:tcBorders>
              <w:top w:val="single" w:sz="4" w:space="0" w:color="auto"/>
              <w:left w:val="single" w:sz="4" w:space="0" w:color="auto"/>
              <w:bottom w:val="single" w:sz="4" w:space="0" w:color="auto"/>
              <w:right w:val="single" w:sz="4" w:space="0" w:color="auto"/>
            </w:tcBorders>
            <w:vAlign w:val="center"/>
          </w:tcPr>
          <w:p w14:paraId="7F8D8B3B" w14:textId="77777777" w:rsidR="00233BB4" w:rsidRDefault="007E6733">
            <w:r>
              <w:t>1</w:t>
            </w:r>
          </w:p>
        </w:tc>
        <w:tc>
          <w:tcPr>
            <w:tcW w:w="1728" w:type="dxa"/>
            <w:tcBorders>
              <w:top w:val="single" w:sz="4" w:space="0" w:color="auto"/>
              <w:left w:val="single" w:sz="4" w:space="0" w:color="auto"/>
              <w:bottom w:val="single" w:sz="4" w:space="0" w:color="auto"/>
              <w:right w:val="single" w:sz="4" w:space="0" w:color="auto"/>
            </w:tcBorders>
            <w:vAlign w:val="center"/>
          </w:tcPr>
          <w:p w14:paraId="7423562F" w14:textId="77777777" w:rsidR="00233BB4" w:rsidRDefault="007E6733">
            <w:r>
              <w:t>01/04/2025-30/06/2025</w:t>
            </w:r>
          </w:p>
        </w:tc>
        <w:tc>
          <w:tcPr>
            <w:tcW w:w="1080" w:type="dxa"/>
            <w:tcBorders>
              <w:top w:val="single" w:sz="4" w:space="0" w:color="auto"/>
              <w:left w:val="single" w:sz="4" w:space="0" w:color="auto"/>
              <w:bottom w:val="single" w:sz="4" w:space="0" w:color="auto"/>
              <w:right w:val="single" w:sz="4" w:space="0" w:color="auto"/>
            </w:tcBorders>
            <w:vAlign w:val="center"/>
          </w:tcPr>
          <w:p w14:paraId="0AAE3DBE" w14:textId="77777777" w:rsidR="00233BB4" w:rsidRDefault="007E6733">
            <w:r>
              <w:t>3</w:t>
            </w:r>
          </w:p>
        </w:tc>
        <w:tc>
          <w:tcPr>
            <w:tcW w:w="1872" w:type="dxa"/>
            <w:tcBorders>
              <w:top w:val="single" w:sz="4" w:space="0" w:color="auto"/>
              <w:left w:val="single" w:sz="4" w:space="0" w:color="auto"/>
              <w:bottom w:val="single" w:sz="4" w:space="0" w:color="auto"/>
              <w:right w:val="single" w:sz="4" w:space="0" w:color="auto"/>
            </w:tcBorders>
            <w:vAlign w:val="center"/>
          </w:tcPr>
          <w:p w14:paraId="59834E74" w14:textId="380383F3" w:rsidR="00233BB4" w:rsidRDefault="007E6733">
            <w:pPr>
              <w:jc w:val="right"/>
            </w:pPr>
            <w:r>
              <w:t>2</w:t>
            </w:r>
            <w:ins w:id="20" w:author="Henry Fung" w:date="2026-05-28T14:31:00Z" w16du:dateUtc="2026-05-28T06:31:00Z">
              <w:r w:rsidR="00920BBF">
                <w:t>2</w:t>
              </w:r>
            </w:ins>
            <w:del w:id="21" w:author="Henry Fung" w:date="2026-05-28T14:31:00Z" w16du:dateUtc="2026-05-28T06:31:00Z">
              <w:r w:rsidDel="00920BBF">
                <w:delText>1</w:delText>
              </w:r>
            </w:del>
            <w:r>
              <w:t>,</w:t>
            </w:r>
            <w:del w:id="22" w:author="Henry Fung" w:date="2026-05-28T14:31:00Z" w16du:dateUtc="2026-05-28T06:31:00Z">
              <w:r w:rsidDel="00920BBF">
                <w:delText>73</w:delText>
              </w:r>
            </w:del>
            <w:ins w:id="23" w:author="Henry Fung" w:date="2026-05-28T14:31:00Z" w16du:dateUtc="2026-05-28T06:31:00Z">
              <w:r w:rsidR="00920BBF">
                <w:t>00</w:t>
              </w:r>
            </w:ins>
            <w:r>
              <w:t>0.00</w:t>
            </w:r>
          </w:p>
        </w:tc>
        <w:tc>
          <w:tcPr>
            <w:tcW w:w="1872" w:type="dxa"/>
            <w:tcBorders>
              <w:top w:val="single" w:sz="4" w:space="0" w:color="auto"/>
              <w:left w:val="single" w:sz="4" w:space="0" w:color="auto"/>
              <w:bottom w:val="single" w:sz="4" w:space="0" w:color="auto"/>
              <w:right w:val="single" w:sz="4" w:space="0" w:color="auto"/>
            </w:tcBorders>
            <w:vAlign w:val="center"/>
          </w:tcPr>
          <w:p w14:paraId="1D65AD55" w14:textId="60CC185D" w:rsidR="00233BB4" w:rsidRDefault="007E6733">
            <w:pPr>
              <w:jc w:val="right"/>
            </w:pPr>
            <w:r>
              <w:t>6</w:t>
            </w:r>
            <w:ins w:id="24" w:author="Henry Fung" w:date="2026-05-28T14:31:00Z" w16du:dateUtc="2026-05-28T06:31:00Z">
              <w:r w:rsidR="00920BBF">
                <w:t>6</w:t>
              </w:r>
            </w:ins>
            <w:del w:id="25" w:author="Henry Fung" w:date="2026-05-28T14:31:00Z" w16du:dateUtc="2026-05-28T06:31:00Z">
              <w:r w:rsidDel="00920BBF">
                <w:delText>5</w:delText>
              </w:r>
            </w:del>
            <w:r>
              <w:t>,</w:t>
            </w:r>
            <w:del w:id="26" w:author="Henry Fung" w:date="2026-05-28T14:31:00Z" w16du:dateUtc="2026-05-28T06:31:00Z">
              <w:r w:rsidDel="00920BBF">
                <w:delText>19</w:delText>
              </w:r>
            </w:del>
            <w:ins w:id="27" w:author="Henry Fung" w:date="2026-05-28T14:31:00Z" w16du:dateUtc="2026-05-28T06:31:00Z">
              <w:r w:rsidR="00920BBF">
                <w:t>00</w:t>
              </w:r>
            </w:ins>
            <w:r>
              <w:t>0.00</w:t>
            </w:r>
          </w:p>
        </w:tc>
      </w:tr>
      <w:tr w:rsidR="002A1F5E" w:rsidRPr="00DF52BE" w14:paraId="066ED6DC"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14:paraId="7304740A" w14:textId="77777777" w:rsidR="00233BB4" w:rsidRDefault="007E6733">
            <w:r>
              <w:t>MPF to Full stack developer</w:t>
            </w:r>
          </w:p>
        </w:tc>
        <w:tc>
          <w:tcPr>
            <w:tcW w:w="720" w:type="dxa"/>
            <w:tcBorders>
              <w:top w:val="single" w:sz="4" w:space="0" w:color="auto"/>
              <w:left w:val="single" w:sz="4" w:space="0" w:color="auto"/>
              <w:bottom w:val="single" w:sz="4" w:space="0" w:color="auto"/>
              <w:right w:val="single" w:sz="4" w:space="0" w:color="auto"/>
            </w:tcBorders>
            <w:vAlign w:val="center"/>
          </w:tcPr>
          <w:p w14:paraId="0CE48784" w14:textId="77777777" w:rsidR="00233BB4" w:rsidRDefault="007E6733">
            <w:r>
              <w:t>1</w:t>
            </w:r>
          </w:p>
        </w:tc>
        <w:tc>
          <w:tcPr>
            <w:tcW w:w="1728" w:type="dxa"/>
            <w:tcBorders>
              <w:top w:val="single" w:sz="4" w:space="0" w:color="auto"/>
              <w:left w:val="single" w:sz="4" w:space="0" w:color="auto"/>
              <w:bottom w:val="single" w:sz="4" w:space="0" w:color="auto"/>
              <w:right w:val="single" w:sz="4" w:space="0" w:color="auto"/>
            </w:tcBorders>
            <w:vAlign w:val="center"/>
          </w:tcPr>
          <w:p w14:paraId="362F8B60" w14:textId="77777777" w:rsidR="00233BB4" w:rsidRDefault="007E6733">
            <w:r>
              <w:t>01/04/2025-30/06/2025</w:t>
            </w:r>
          </w:p>
        </w:tc>
        <w:tc>
          <w:tcPr>
            <w:tcW w:w="1080" w:type="dxa"/>
            <w:tcBorders>
              <w:top w:val="single" w:sz="4" w:space="0" w:color="auto"/>
              <w:left w:val="single" w:sz="4" w:space="0" w:color="auto"/>
              <w:bottom w:val="single" w:sz="4" w:space="0" w:color="auto"/>
              <w:right w:val="single" w:sz="4" w:space="0" w:color="auto"/>
            </w:tcBorders>
            <w:vAlign w:val="center"/>
          </w:tcPr>
          <w:p w14:paraId="5902B319" w14:textId="77777777" w:rsidR="00233BB4" w:rsidRDefault="007E6733">
            <w:r>
              <w:t>3</w:t>
            </w:r>
          </w:p>
        </w:tc>
        <w:tc>
          <w:tcPr>
            <w:tcW w:w="1872" w:type="dxa"/>
            <w:tcBorders>
              <w:top w:val="single" w:sz="4" w:space="0" w:color="auto"/>
              <w:left w:val="single" w:sz="4" w:space="0" w:color="auto"/>
              <w:bottom w:val="single" w:sz="4" w:space="0" w:color="auto"/>
              <w:right w:val="single" w:sz="4" w:space="0" w:color="auto"/>
            </w:tcBorders>
            <w:vAlign w:val="center"/>
          </w:tcPr>
          <w:p w14:paraId="579D9C06" w14:textId="43F77056" w:rsidR="00233BB4" w:rsidRDefault="007E6733">
            <w:pPr>
              <w:jc w:val="right"/>
            </w:pPr>
            <w:r>
              <w:t>1,</w:t>
            </w:r>
            <w:ins w:id="28" w:author="Henry Fung" w:date="2026-05-28T14:31:00Z" w16du:dateUtc="2026-05-28T06:31:00Z">
              <w:r w:rsidR="00920BBF">
                <w:t>1</w:t>
              </w:r>
            </w:ins>
            <w:ins w:id="29" w:author="Henry Fung" w:date="2026-05-28T14:32:00Z" w16du:dateUtc="2026-05-28T06:32:00Z">
              <w:r w:rsidR="00920BBF">
                <w:t>0</w:t>
              </w:r>
            </w:ins>
            <w:r>
              <w:t>0</w:t>
            </w:r>
            <w:del w:id="30" w:author="Henry Fung" w:date="2026-05-28T14:32:00Z" w16du:dateUtc="2026-05-28T06:32:00Z">
              <w:r w:rsidDel="00920BBF">
                <w:delText>86</w:delText>
              </w:r>
            </w:del>
            <w:r>
              <w:t>.</w:t>
            </w:r>
            <w:del w:id="31" w:author="Henry Fung" w:date="2026-05-28T14:32:00Z" w16du:dateUtc="2026-05-28T06:32:00Z">
              <w:r w:rsidDel="00920BBF">
                <w:delText>5</w:delText>
              </w:r>
            </w:del>
            <w:ins w:id="32" w:author="Henry Fung" w:date="2026-05-28T14:32:00Z" w16du:dateUtc="2026-05-28T06:32:00Z">
              <w:r w:rsidR="00920BBF">
                <w:t>0</w:t>
              </w:r>
            </w:ins>
            <w:r>
              <w:t>0</w:t>
            </w:r>
          </w:p>
        </w:tc>
        <w:tc>
          <w:tcPr>
            <w:tcW w:w="1872" w:type="dxa"/>
            <w:tcBorders>
              <w:top w:val="single" w:sz="4" w:space="0" w:color="auto"/>
              <w:left w:val="single" w:sz="4" w:space="0" w:color="auto"/>
              <w:bottom w:val="single" w:sz="4" w:space="0" w:color="auto"/>
              <w:right w:val="single" w:sz="4" w:space="0" w:color="auto"/>
            </w:tcBorders>
            <w:vAlign w:val="center"/>
          </w:tcPr>
          <w:p w14:paraId="54777921" w14:textId="51F9993C" w:rsidR="00233BB4" w:rsidRDefault="007E6733">
            <w:pPr>
              <w:jc w:val="right"/>
            </w:pPr>
            <w:r>
              <w:t>3,</w:t>
            </w:r>
            <w:ins w:id="33" w:author="Henry Fung" w:date="2026-05-28T14:32:00Z" w16du:dateUtc="2026-05-28T06:32:00Z">
              <w:r w:rsidR="00920BBF">
                <w:t>300</w:t>
              </w:r>
            </w:ins>
            <w:del w:id="34" w:author="Henry Fung" w:date="2026-05-28T14:32:00Z" w16du:dateUtc="2026-05-28T06:32:00Z">
              <w:r w:rsidDel="00920BBF">
                <w:delText>259</w:delText>
              </w:r>
            </w:del>
            <w:r>
              <w:t>.</w:t>
            </w:r>
            <w:ins w:id="35" w:author="Henry Fung" w:date="2026-05-28T14:32:00Z" w16du:dateUtc="2026-05-28T06:32:00Z">
              <w:r w:rsidR="00920BBF">
                <w:t>0</w:t>
              </w:r>
            </w:ins>
            <w:del w:id="36" w:author="Henry Fung" w:date="2026-05-28T14:32:00Z" w16du:dateUtc="2026-05-28T06:32:00Z">
              <w:r w:rsidDel="00920BBF">
                <w:delText>5</w:delText>
              </w:r>
            </w:del>
            <w:r>
              <w:t>0</w:t>
            </w:r>
          </w:p>
        </w:tc>
      </w:tr>
      <w:tr w:rsidR="002A1F5E" w:rsidRPr="00DF52BE" w14:paraId="20880231"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14:paraId="653570AA" w14:textId="4CF9DD0C" w:rsidR="00233BB4" w:rsidRDefault="00920BBF">
            <w:ins w:id="37" w:author="Henry Fung" w:date="2026-05-28T14:32:00Z" w16du:dateUtc="2026-05-28T06:32:00Z">
              <w:r>
                <w:t xml:space="preserve">Machine Learning </w:t>
              </w:r>
            </w:ins>
            <w:r w:rsidR="007E6733">
              <w:t>Researcher</w:t>
            </w:r>
          </w:p>
        </w:tc>
        <w:tc>
          <w:tcPr>
            <w:tcW w:w="720" w:type="dxa"/>
            <w:tcBorders>
              <w:top w:val="single" w:sz="4" w:space="0" w:color="auto"/>
              <w:left w:val="single" w:sz="4" w:space="0" w:color="auto"/>
              <w:bottom w:val="single" w:sz="4" w:space="0" w:color="auto"/>
              <w:right w:val="single" w:sz="4" w:space="0" w:color="auto"/>
            </w:tcBorders>
            <w:vAlign w:val="center"/>
          </w:tcPr>
          <w:p w14:paraId="4E30132E" w14:textId="77777777" w:rsidR="00233BB4" w:rsidRDefault="007E6733">
            <w:r>
              <w:t>1</w:t>
            </w:r>
          </w:p>
        </w:tc>
        <w:tc>
          <w:tcPr>
            <w:tcW w:w="1728" w:type="dxa"/>
            <w:tcBorders>
              <w:top w:val="single" w:sz="4" w:space="0" w:color="auto"/>
              <w:left w:val="single" w:sz="4" w:space="0" w:color="auto"/>
              <w:bottom w:val="single" w:sz="4" w:space="0" w:color="auto"/>
              <w:right w:val="single" w:sz="4" w:space="0" w:color="auto"/>
            </w:tcBorders>
            <w:vAlign w:val="center"/>
          </w:tcPr>
          <w:p w14:paraId="255CBB5B" w14:textId="77777777" w:rsidR="00233BB4" w:rsidRDefault="007E6733">
            <w:r>
              <w:t>01/09/2025-31/12/2025</w:t>
            </w:r>
          </w:p>
        </w:tc>
        <w:tc>
          <w:tcPr>
            <w:tcW w:w="1080" w:type="dxa"/>
            <w:tcBorders>
              <w:top w:val="single" w:sz="4" w:space="0" w:color="auto"/>
              <w:left w:val="single" w:sz="4" w:space="0" w:color="auto"/>
              <w:bottom w:val="single" w:sz="4" w:space="0" w:color="auto"/>
              <w:right w:val="single" w:sz="4" w:space="0" w:color="auto"/>
            </w:tcBorders>
            <w:vAlign w:val="center"/>
          </w:tcPr>
          <w:p w14:paraId="718C5E42" w14:textId="77777777" w:rsidR="00233BB4" w:rsidRDefault="007E6733">
            <w:r>
              <w:t>4</w:t>
            </w:r>
          </w:p>
        </w:tc>
        <w:tc>
          <w:tcPr>
            <w:tcW w:w="1872" w:type="dxa"/>
            <w:tcBorders>
              <w:top w:val="single" w:sz="4" w:space="0" w:color="auto"/>
              <w:left w:val="single" w:sz="4" w:space="0" w:color="auto"/>
              <w:bottom w:val="single" w:sz="4" w:space="0" w:color="auto"/>
              <w:right w:val="single" w:sz="4" w:space="0" w:color="auto"/>
            </w:tcBorders>
            <w:vAlign w:val="center"/>
          </w:tcPr>
          <w:p w14:paraId="3108FFC4" w14:textId="77777777" w:rsidR="00233BB4" w:rsidRDefault="007E6733">
            <w:pPr>
              <w:jc w:val="right"/>
            </w:pPr>
            <w:r>
              <w:t>18,000.00</w:t>
            </w:r>
          </w:p>
        </w:tc>
        <w:tc>
          <w:tcPr>
            <w:tcW w:w="1872" w:type="dxa"/>
            <w:tcBorders>
              <w:top w:val="single" w:sz="4" w:space="0" w:color="auto"/>
              <w:left w:val="single" w:sz="4" w:space="0" w:color="auto"/>
              <w:bottom w:val="single" w:sz="4" w:space="0" w:color="auto"/>
              <w:right w:val="single" w:sz="4" w:space="0" w:color="auto"/>
            </w:tcBorders>
            <w:vAlign w:val="center"/>
          </w:tcPr>
          <w:p w14:paraId="4148CA5C" w14:textId="77777777" w:rsidR="00233BB4" w:rsidRDefault="007E6733">
            <w:pPr>
              <w:jc w:val="right"/>
            </w:pPr>
            <w:r>
              <w:t>72,000.00</w:t>
            </w:r>
          </w:p>
        </w:tc>
      </w:tr>
      <w:tr w:rsidR="002A1F5E" w:rsidRPr="00DF52BE" w14:paraId="55B876ED"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14:paraId="1CC8D251" w14:textId="1FDA4B68" w:rsidR="00233BB4" w:rsidRDefault="007E6733">
            <w:r>
              <w:lastRenderedPageBreak/>
              <w:t xml:space="preserve">MPF to </w:t>
            </w:r>
            <w:ins w:id="38" w:author="Henry Fung" w:date="2026-05-28T14:32:00Z" w16du:dateUtc="2026-05-28T06:32:00Z">
              <w:r w:rsidR="00920BBF">
                <w:t xml:space="preserve">Machine Learning </w:t>
              </w:r>
            </w:ins>
            <w:r>
              <w:t>Researcher</w:t>
            </w:r>
          </w:p>
        </w:tc>
        <w:tc>
          <w:tcPr>
            <w:tcW w:w="720" w:type="dxa"/>
            <w:tcBorders>
              <w:top w:val="single" w:sz="4" w:space="0" w:color="auto"/>
              <w:left w:val="single" w:sz="4" w:space="0" w:color="auto"/>
              <w:bottom w:val="single" w:sz="4" w:space="0" w:color="auto"/>
              <w:right w:val="single" w:sz="4" w:space="0" w:color="auto"/>
            </w:tcBorders>
            <w:vAlign w:val="center"/>
          </w:tcPr>
          <w:p w14:paraId="5F392FF6" w14:textId="77777777" w:rsidR="00233BB4" w:rsidRDefault="007E6733">
            <w:r>
              <w:t>1</w:t>
            </w:r>
          </w:p>
        </w:tc>
        <w:tc>
          <w:tcPr>
            <w:tcW w:w="1728" w:type="dxa"/>
            <w:tcBorders>
              <w:top w:val="single" w:sz="4" w:space="0" w:color="auto"/>
              <w:left w:val="single" w:sz="4" w:space="0" w:color="auto"/>
              <w:bottom w:val="single" w:sz="4" w:space="0" w:color="auto"/>
              <w:right w:val="single" w:sz="4" w:space="0" w:color="auto"/>
            </w:tcBorders>
            <w:vAlign w:val="center"/>
          </w:tcPr>
          <w:p w14:paraId="2FF1D599" w14:textId="77777777" w:rsidR="00233BB4" w:rsidRDefault="007E6733">
            <w:r>
              <w:t>01/09/2025-31/12/2025</w:t>
            </w:r>
          </w:p>
        </w:tc>
        <w:tc>
          <w:tcPr>
            <w:tcW w:w="1080" w:type="dxa"/>
            <w:tcBorders>
              <w:top w:val="single" w:sz="4" w:space="0" w:color="auto"/>
              <w:left w:val="single" w:sz="4" w:space="0" w:color="auto"/>
              <w:bottom w:val="single" w:sz="4" w:space="0" w:color="auto"/>
              <w:right w:val="single" w:sz="4" w:space="0" w:color="auto"/>
            </w:tcBorders>
            <w:vAlign w:val="center"/>
          </w:tcPr>
          <w:p w14:paraId="6B9C1144" w14:textId="77777777" w:rsidR="00233BB4" w:rsidRDefault="007E6733">
            <w:r>
              <w:t>4</w:t>
            </w:r>
          </w:p>
        </w:tc>
        <w:tc>
          <w:tcPr>
            <w:tcW w:w="1872" w:type="dxa"/>
            <w:tcBorders>
              <w:top w:val="single" w:sz="4" w:space="0" w:color="auto"/>
              <w:left w:val="single" w:sz="4" w:space="0" w:color="auto"/>
              <w:bottom w:val="single" w:sz="4" w:space="0" w:color="auto"/>
              <w:right w:val="single" w:sz="4" w:space="0" w:color="auto"/>
            </w:tcBorders>
            <w:vAlign w:val="center"/>
          </w:tcPr>
          <w:p w14:paraId="5D4F50DE" w14:textId="77777777" w:rsidR="00233BB4" w:rsidRDefault="007E6733">
            <w:pPr>
              <w:jc w:val="right"/>
            </w:pPr>
            <w:r>
              <w:t>900.00</w:t>
            </w:r>
          </w:p>
        </w:tc>
        <w:tc>
          <w:tcPr>
            <w:tcW w:w="1872" w:type="dxa"/>
            <w:tcBorders>
              <w:top w:val="single" w:sz="4" w:space="0" w:color="auto"/>
              <w:left w:val="single" w:sz="4" w:space="0" w:color="auto"/>
              <w:bottom w:val="single" w:sz="4" w:space="0" w:color="auto"/>
              <w:right w:val="single" w:sz="4" w:space="0" w:color="auto"/>
            </w:tcBorders>
            <w:vAlign w:val="center"/>
          </w:tcPr>
          <w:p w14:paraId="46DE3588" w14:textId="77777777" w:rsidR="00233BB4" w:rsidRDefault="007E6733">
            <w:pPr>
              <w:jc w:val="right"/>
            </w:pPr>
            <w:r>
              <w:t>3,600.00</w:t>
            </w:r>
          </w:p>
        </w:tc>
      </w:tr>
      <w:tr w:rsidR="00920BBF" w:rsidRPr="00DF52BE" w14:paraId="055BA5E0" w14:textId="77777777" w:rsidTr="001C142B">
        <w:trPr>
          <w:jc w:val="center"/>
          <w:ins w:id="39" w:author="Henry Fung" w:date="2026-05-28T14:31:00Z" w16du:dateUtc="2026-05-28T06:31:00Z"/>
        </w:trPr>
        <w:tc>
          <w:tcPr>
            <w:tcW w:w="2016" w:type="dxa"/>
            <w:tcBorders>
              <w:top w:val="single" w:sz="4" w:space="0" w:color="auto"/>
              <w:left w:val="single" w:sz="4" w:space="0" w:color="auto"/>
              <w:bottom w:val="single" w:sz="4" w:space="0" w:color="auto"/>
              <w:right w:val="single" w:sz="4" w:space="0" w:color="auto"/>
            </w:tcBorders>
            <w:vAlign w:val="center"/>
          </w:tcPr>
          <w:p w14:paraId="616A16F4" w14:textId="0AE0E080" w:rsidR="00920BBF" w:rsidRDefault="00920BBF" w:rsidP="00920BBF">
            <w:pPr>
              <w:rPr>
                <w:ins w:id="40" w:author="Henry Fung" w:date="2026-05-28T14:31:00Z" w16du:dateUtc="2026-05-28T06:31:00Z"/>
              </w:rPr>
            </w:pPr>
            <w:ins w:id="41" w:author="Henry Fung" w:date="2026-05-28T14:31:00Z" w16du:dateUtc="2026-05-28T06:31:00Z">
              <w:r>
                <w:t>Part-time Business Development Manager</w:t>
              </w:r>
            </w:ins>
          </w:p>
        </w:tc>
        <w:tc>
          <w:tcPr>
            <w:tcW w:w="720" w:type="dxa"/>
            <w:tcBorders>
              <w:top w:val="single" w:sz="4" w:space="0" w:color="auto"/>
              <w:left w:val="single" w:sz="4" w:space="0" w:color="auto"/>
              <w:bottom w:val="single" w:sz="4" w:space="0" w:color="auto"/>
              <w:right w:val="single" w:sz="4" w:space="0" w:color="auto"/>
            </w:tcBorders>
            <w:vAlign w:val="center"/>
          </w:tcPr>
          <w:p w14:paraId="3DFF6615" w14:textId="7011517C" w:rsidR="00920BBF" w:rsidRDefault="00920BBF" w:rsidP="00920BBF">
            <w:pPr>
              <w:rPr>
                <w:ins w:id="42" w:author="Henry Fung" w:date="2026-05-28T14:31:00Z" w16du:dateUtc="2026-05-28T06:31:00Z"/>
              </w:rPr>
            </w:pPr>
            <w:ins w:id="43" w:author="Henry Fung" w:date="2026-05-28T14:31:00Z" w16du:dateUtc="2026-05-28T06:31:00Z">
              <w:r>
                <w:t>1</w:t>
              </w:r>
            </w:ins>
          </w:p>
        </w:tc>
        <w:tc>
          <w:tcPr>
            <w:tcW w:w="1728" w:type="dxa"/>
            <w:tcBorders>
              <w:top w:val="single" w:sz="4" w:space="0" w:color="auto"/>
              <w:left w:val="single" w:sz="4" w:space="0" w:color="auto"/>
              <w:bottom w:val="single" w:sz="4" w:space="0" w:color="auto"/>
              <w:right w:val="single" w:sz="4" w:space="0" w:color="auto"/>
            </w:tcBorders>
            <w:vAlign w:val="center"/>
          </w:tcPr>
          <w:p w14:paraId="09FC0C7F" w14:textId="636FEAB8" w:rsidR="00920BBF" w:rsidRDefault="00920BBF" w:rsidP="00920BBF">
            <w:pPr>
              <w:rPr>
                <w:ins w:id="44" w:author="Henry Fung" w:date="2026-05-28T14:31:00Z" w16du:dateUtc="2026-05-28T06:31:00Z"/>
              </w:rPr>
            </w:pPr>
            <w:ins w:id="45" w:author="Henry Fung" w:date="2026-05-28T14:31:00Z" w16du:dateUtc="2026-05-28T06:31:00Z">
              <w:r>
                <w:t>01/04/2025-31/03/2026</w:t>
              </w:r>
            </w:ins>
          </w:p>
        </w:tc>
        <w:tc>
          <w:tcPr>
            <w:tcW w:w="1080" w:type="dxa"/>
            <w:tcBorders>
              <w:top w:val="single" w:sz="4" w:space="0" w:color="auto"/>
              <w:left w:val="single" w:sz="4" w:space="0" w:color="auto"/>
              <w:bottom w:val="single" w:sz="4" w:space="0" w:color="auto"/>
              <w:right w:val="single" w:sz="4" w:space="0" w:color="auto"/>
            </w:tcBorders>
            <w:vAlign w:val="center"/>
          </w:tcPr>
          <w:p w14:paraId="257827F3" w14:textId="578C8B9B" w:rsidR="00920BBF" w:rsidRDefault="00920BBF" w:rsidP="00920BBF">
            <w:pPr>
              <w:rPr>
                <w:ins w:id="46" w:author="Henry Fung" w:date="2026-05-28T14:31:00Z" w16du:dateUtc="2026-05-28T06:31:00Z"/>
              </w:rPr>
            </w:pPr>
            <w:ins w:id="47" w:author="Henry Fung" w:date="2026-05-28T14:31:00Z" w16du:dateUtc="2026-05-28T06:31:00Z">
              <w:r>
                <w:t>12</w:t>
              </w:r>
            </w:ins>
          </w:p>
        </w:tc>
        <w:tc>
          <w:tcPr>
            <w:tcW w:w="1872" w:type="dxa"/>
            <w:tcBorders>
              <w:top w:val="single" w:sz="4" w:space="0" w:color="auto"/>
              <w:left w:val="single" w:sz="4" w:space="0" w:color="auto"/>
              <w:bottom w:val="single" w:sz="4" w:space="0" w:color="auto"/>
              <w:right w:val="single" w:sz="4" w:space="0" w:color="auto"/>
            </w:tcBorders>
            <w:vAlign w:val="center"/>
          </w:tcPr>
          <w:p w14:paraId="0DA15784" w14:textId="6071EB5E" w:rsidR="00920BBF" w:rsidRDefault="00920BBF" w:rsidP="00920BBF">
            <w:pPr>
              <w:jc w:val="right"/>
              <w:rPr>
                <w:ins w:id="48" w:author="Henry Fung" w:date="2026-05-28T14:31:00Z" w16du:dateUtc="2026-05-28T06:31:00Z"/>
              </w:rPr>
            </w:pPr>
            <w:ins w:id="49" w:author="Henry Fung" w:date="2026-05-28T14:32:00Z" w16du:dateUtc="2026-05-28T06:32:00Z">
              <w:r>
                <w:t>10</w:t>
              </w:r>
            </w:ins>
            <w:ins w:id="50" w:author="Henry Fung" w:date="2026-05-28T14:31:00Z" w16du:dateUtc="2026-05-28T06:31:00Z">
              <w:r>
                <w:t>,</w:t>
              </w:r>
            </w:ins>
            <w:ins w:id="51" w:author="Henry Fung" w:date="2026-05-28T14:32:00Z" w16du:dateUtc="2026-05-28T06:32:00Z">
              <w:r>
                <w:t>0</w:t>
              </w:r>
            </w:ins>
            <w:ins w:id="52" w:author="Henry Fung" w:date="2026-05-28T14:31:00Z" w16du:dateUtc="2026-05-28T06:31:00Z">
              <w:r>
                <w:t>00.00</w:t>
              </w:r>
            </w:ins>
          </w:p>
        </w:tc>
        <w:tc>
          <w:tcPr>
            <w:tcW w:w="1872" w:type="dxa"/>
            <w:tcBorders>
              <w:top w:val="single" w:sz="4" w:space="0" w:color="auto"/>
              <w:left w:val="single" w:sz="4" w:space="0" w:color="auto"/>
              <w:bottom w:val="single" w:sz="4" w:space="0" w:color="auto"/>
              <w:right w:val="single" w:sz="4" w:space="0" w:color="auto"/>
            </w:tcBorders>
            <w:vAlign w:val="center"/>
          </w:tcPr>
          <w:p w14:paraId="01A72C50" w14:textId="0331CABC" w:rsidR="00920BBF" w:rsidRDefault="00920BBF" w:rsidP="00920BBF">
            <w:pPr>
              <w:jc w:val="right"/>
              <w:rPr>
                <w:ins w:id="53" w:author="Henry Fung" w:date="2026-05-28T14:31:00Z" w16du:dateUtc="2026-05-28T06:31:00Z"/>
              </w:rPr>
            </w:pPr>
            <w:ins w:id="54" w:author="Henry Fung" w:date="2026-05-28T14:31:00Z" w16du:dateUtc="2026-05-28T06:31:00Z">
              <w:r>
                <w:t>1</w:t>
              </w:r>
            </w:ins>
            <w:ins w:id="55" w:author="Henry Fung" w:date="2026-05-28T14:32:00Z" w16du:dateUtc="2026-05-28T06:32:00Z">
              <w:r>
                <w:t>20</w:t>
              </w:r>
            </w:ins>
            <w:ins w:id="56" w:author="Henry Fung" w:date="2026-05-28T14:31:00Z" w16du:dateUtc="2026-05-28T06:31:00Z">
              <w:r>
                <w:t>,</w:t>
              </w:r>
            </w:ins>
            <w:ins w:id="57" w:author="Henry Fung" w:date="2026-05-28T14:32:00Z" w16du:dateUtc="2026-05-28T06:32:00Z">
              <w:r>
                <w:t>0</w:t>
              </w:r>
            </w:ins>
            <w:ins w:id="58" w:author="Henry Fung" w:date="2026-05-28T14:31:00Z" w16du:dateUtc="2026-05-28T06:31:00Z">
              <w:r>
                <w:t>00.00</w:t>
              </w:r>
            </w:ins>
          </w:p>
        </w:tc>
      </w:tr>
      <w:tr w:rsidR="00920BBF" w:rsidRPr="00DF52BE" w14:paraId="6078ACE3" w14:textId="77777777" w:rsidTr="001C142B">
        <w:trPr>
          <w:jc w:val="center"/>
          <w:ins w:id="59" w:author="Henry Fung" w:date="2026-05-28T14:31:00Z" w16du:dateUtc="2026-05-28T06:31:00Z"/>
        </w:trPr>
        <w:tc>
          <w:tcPr>
            <w:tcW w:w="2016" w:type="dxa"/>
            <w:tcBorders>
              <w:top w:val="single" w:sz="4" w:space="0" w:color="auto"/>
              <w:left w:val="single" w:sz="4" w:space="0" w:color="auto"/>
              <w:bottom w:val="single" w:sz="4" w:space="0" w:color="auto"/>
              <w:right w:val="single" w:sz="4" w:space="0" w:color="auto"/>
            </w:tcBorders>
            <w:vAlign w:val="center"/>
          </w:tcPr>
          <w:p w14:paraId="2076661F" w14:textId="65C346FC" w:rsidR="00920BBF" w:rsidRDefault="00920BBF" w:rsidP="00920BBF">
            <w:pPr>
              <w:rPr>
                <w:ins w:id="60" w:author="Henry Fung" w:date="2026-05-28T14:31:00Z" w16du:dateUtc="2026-05-28T06:31:00Z"/>
              </w:rPr>
            </w:pPr>
            <w:ins w:id="61" w:author="Henry Fung" w:date="2026-05-28T14:31:00Z" w16du:dateUtc="2026-05-28T06:31:00Z">
              <w:r>
                <w:t>MPF to Part-time Business Development Manager</w:t>
              </w:r>
            </w:ins>
          </w:p>
        </w:tc>
        <w:tc>
          <w:tcPr>
            <w:tcW w:w="720" w:type="dxa"/>
            <w:tcBorders>
              <w:top w:val="single" w:sz="4" w:space="0" w:color="auto"/>
              <w:left w:val="single" w:sz="4" w:space="0" w:color="auto"/>
              <w:bottom w:val="single" w:sz="4" w:space="0" w:color="auto"/>
              <w:right w:val="single" w:sz="4" w:space="0" w:color="auto"/>
            </w:tcBorders>
            <w:vAlign w:val="center"/>
          </w:tcPr>
          <w:p w14:paraId="793867EF" w14:textId="0F871368" w:rsidR="00920BBF" w:rsidRDefault="00920BBF" w:rsidP="00920BBF">
            <w:pPr>
              <w:rPr>
                <w:ins w:id="62" w:author="Henry Fung" w:date="2026-05-28T14:31:00Z" w16du:dateUtc="2026-05-28T06:31:00Z"/>
              </w:rPr>
            </w:pPr>
            <w:ins w:id="63" w:author="Henry Fung" w:date="2026-05-28T14:31:00Z" w16du:dateUtc="2026-05-28T06:31:00Z">
              <w:r>
                <w:t>1</w:t>
              </w:r>
            </w:ins>
          </w:p>
        </w:tc>
        <w:tc>
          <w:tcPr>
            <w:tcW w:w="1728" w:type="dxa"/>
            <w:tcBorders>
              <w:top w:val="single" w:sz="4" w:space="0" w:color="auto"/>
              <w:left w:val="single" w:sz="4" w:space="0" w:color="auto"/>
              <w:bottom w:val="single" w:sz="4" w:space="0" w:color="auto"/>
              <w:right w:val="single" w:sz="4" w:space="0" w:color="auto"/>
            </w:tcBorders>
            <w:vAlign w:val="center"/>
          </w:tcPr>
          <w:p w14:paraId="03F83044" w14:textId="4C0038CC" w:rsidR="00920BBF" w:rsidRDefault="00920BBF" w:rsidP="00920BBF">
            <w:pPr>
              <w:rPr>
                <w:ins w:id="64" w:author="Henry Fung" w:date="2026-05-28T14:31:00Z" w16du:dateUtc="2026-05-28T06:31:00Z"/>
              </w:rPr>
            </w:pPr>
            <w:ins w:id="65" w:author="Henry Fung" w:date="2026-05-28T14:31:00Z" w16du:dateUtc="2026-05-28T06:31:00Z">
              <w:r>
                <w:t>01/04/2025-31/03/2026</w:t>
              </w:r>
            </w:ins>
          </w:p>
        </w:tc>
        <w:tc>
          <w:tcPr>
            <w:tcW w:w="1080" w:type="dxa"/>
            <w:tcBorders>
              <w:top w:val="single" w:sz="4" w:space="0" w:color="auto"/>
              <w:left w:val="single" w:sz="4" w:space="0" w:color="auto"/>
              <w:bottom w:val="single" w:sz="4" w:space="0" w:color="auto"/>
              <w:right w:val="single" w:sz="4" w:space="0" w:color="auto"/>
            </w:tcBorders>
            <w:vAlign w:val="center"/>
          </w:tcPr>
          <w:p w14:paraId="63605EAB" w14:textId="3F8FD6E8" w:rsidR="00920BBF" w:rsidRDefault="00920BBF" w:rsidP="00920BBF">
            <w:pPr>
              <w:rPr>
                <w:ins w:id="66" w:author="Henry Fung" w:date="2026-05-28T14:31:00Z" w16du:dateUtc="2026-05-28T06:31:00Z"/>
              </w:rPr>
            </w:pPr>
            <w:ins w:id="67" w:author="Henry Fung" w:date="2026-05-28T14:31:00Z" w16du:dateUtc="2026-05-28T06:31:00Z">
              <w:r>
                <w:t>12</w:t>
              </w:r>
            </w:ins>
          </w:p>
        </w:tc>
        <w:tc>
          <w:tcPr>
            <w:tcW w:w="1872" w:type="dxa"/>
            <w:tcBorders>
              <w:top w:val="single" w:sz="4" w:space="0" w:color="auto"/>
              <w:left w:val="single" w:sz="4" w:space="0" w:color="auto"/>
              <w:bottom w:val="single" w:sz="4" w:space="0" w:color="auto"/>
              <w:right w:val="single" w:sz="4" w:space="0" w:color="auto"/>
            </w:tcBorders>
            <w:vAlign w:val="center"/>
          </w:tcPr>
          <w:p w14:paraId="031CA848" w14:textId="5D03CCA2" w:rsidR="00920BBF" w:rsidRDefault="00920BBF" w:rsidP="00920BBF">
            <w:pPr>
              <w:jc w:val="right"/>
              <w:rPr>
                <w:ins w:id="68" w:author="Henry Fung" w:date="2026-05-28T14:31:00Z" w16du:dateUtc="2026-05-28T06:31:00Z"/>
              </w:rPr>
            </w:pPr>
            <w:ins w:id="69" w:author="Henry Fung" w:date="2026-05-28T14:32:00Z" w16du:dateUtc="2026-05-28T06:32:00Z">
              <w:r>
                <w:t>50</w:t>
              </w:r>
            </w:ins>
            <w:ins w:id="70" w:author="Henry Fung" w:date="2026-05-28T14:31:00Z" w16du:dateUtc="2026-05-28T06:31:00Z">
              <w:r>
                <w:t>0.00</w:t>
              </w:r>
            </w:ins>
          </w:p>
        </w:tc>
        <w:tc>
          <w:tcPr>
            <w:tcW w:w="1872" w:type="dxa"/>
            <w:tcBorders>
              <w:top w:val="single" w:sz="4" w:space="0" w:color="auto"/>
              <w:left w:val="single" w:sz="4" w:space="0" w:color="auto"/>
              <w:bottom w:val="single" w:sz="4" w:space="0" w:color="auto"/>
              <w:right w:val="single" w:sz="4" w:space="0" w:color="auto"/>
            </w:tcBorders>
            <w:vAlign w:val="center"/>
          </w:tcPr>
          <w:p w14:paraId="7D7083AE" w14:textId="28085F4F" w:rsidR="00920BBF" w:rsidRDefault="00920BBF" w:rsidP="00920BBF">
            <w:pPr>
              <w:jc w:val="right"/>
              <w:rPr>
                <w:ins w:id="71" w:author="Henry Fung" w:date="2026-05-28T14:31:00Z" w16du:dateUtc="2026-05-28T06:31:00Z"/>
              </w:rPr>
            </w:pPr>
            <w:ins w:id="72" w:author="Henry Fung" w:date="2026-05-28T14:32:00Z" w16du:dateUtc="2026-05-28T06:32:00Z">
              <w:r>
                <w:t>6</w:t>
              </w:r>
            </w:ins>
            <w:ins w:id="73" w:author="Henry Fung" w:date="2026-05-28T14:31:00Z" w16du:dateUtc="2026-05-28T06:31:00Z">
              <w:r>
                <w:t>,</w:t>
              </w:r>
            </w:ins>
            <w:ins w:id="74" w:author="Henry Fung" w:date="2026-05-28T14:32:00Z" w16du:dateUtc="2026-05-28T06:32:00Z">
              <w:r>
                <w:t>00</w:t>
              </w:r>
            </w:ins>
            <w:ins w:id="75" w:author="Henry Fung" w:date="2026-05-28T14:31:00Z" w16du:dateUtc="2026-05-28T06:31:00Z">
              <w:r>
                <w:t>0.00</w:t>
              </w:r>
            </w:ins>
          </w:p>
        </w:tc>
      </w:tr>
      <w:tr w:rsidR="002A1F5E" w:rsidRPr="00DF52BE" w14:paraId="3590DA09"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14:paraId="20B737BE" w14:textId="77777777" w:rsidR="00233BB4" w:rsidRDefault="007E6733">
            <w:r>
              <w:t>Part-time AI Research and Development Intern</w:t>
            </w:r>
          </w:p>
        </w:tc>
        <w:tc>
          <w:tcPr>
            <w:tcW w:w="720" w:type="dxa"/>
            <w:tcBorders>
              <w:top w:val="single" w:sz="4" w:space="0" w:color="auto"/>
              <w:left w:val="single" w:sz="4" w:space="0" w:color="auto"/>
              <w:bottom w:val="single" w:sz="4" w:space="0" w:color="auto"/>
              <w:right w:val="single" w:sz="4" w:space="0" w:color="auto"/>
            </w:tcBorders>
            <w:vAlign w:val="center"/>
          </w:tcPr>
          <w:p w14:paraId="2FE23F1A" w14:textId="77777777" w:rsidR="00233BB4" w:rsidRDefault="007E6733">
            <w:r>
              <w:t>1</w:t>
            </w:r>
          </w:p>
        </w:tc>
        <w:tc>
          <w:tcPr>
            <w:tcW w:w="1728" w:type="dxa"/>
            <w:tcBorders>
              <w:top w:val="single" w:sz="4" w:space="0" w:color="auto"/>
              <w:left w:val="single" w:sz="4" w:space="0" w:color="auto"/>
              <w:bottom w:val="single" w:sz="4" w:space="0" w:color="auto"/>
              <w:right w:val="single" w:sz="4" w:space="0" w:color="auto"/>
            </w:tcBorders>
            <w:vAlign w:val="center"/>
          </w:tcPr>
          <w:p w14:paraId="159BA270" w14:textId="77777777" w:rsidR="00233BB4" w:rsidRDefault="007E6733">
            <w:r>
              <w:t>01/12/2025-31/03/2026</w:t>
            </w:r>
          </w:p>
        </w:tc>
        <w:tc>
          <w:tcPr>
            <w:tcW w:w="1080" w:type="dxa"/>
            <w:tcBorders>
              <w:top w:val="single" w:sz="4" w:space="0" w:color="auto"/>
              <w:left w:val="single" w:sz="4" w:space="0" w:color="auto"/>
              <w:bottom w:val="single" w:sz="4" w:space="0" w:color="auto"/>
              <w:right w:val="single" w:sz="4" w:space="0" w:color="auto"/>
            </w:tcBorders>
            <w:vAlign w:val="center"/>
          </w:tcPr>
          <w:p w14:paraId="0EB35BF0" w14:textId="77777777" w:rsidR="00233BB4" w:rsidRDefault="007E6733">
            <w:r>
              <w:t>4</w:t>
            </w:r>
          </w:p>
        </w:tc>
        <w:tc>
          <w:tcPr>
            <w:tcW w:w="1872" w:type="dxa"/>
            <w:tcBorders>
              <w:top w:val="single" w:sz="4" w:space="0" w:color="auto"/>
              <w:left w:val="single" w:sz="4" w:space="0" w:color="auto"/>
              <w:bottom w:val="single" w:sz="4" w:space="0" w:color="auto"/>
              <w:right w:val="single" w:sz="4" w:space="0" w:color="auto"/>
            </w:tcBorders>
            <w:vAlign w:val="center"/>
          </w:tcPr>
          <w:p w14:paraId="11DAB0FA" w14:textId="2C51DBA1" w:rsidR="00233BB4" w:rsidRDefault="007E6733">
            <w:pPr>
              <w:jc w:val="right"/>
            </w:pPr>
            <w:r>
              <w:t>6,</w:t>
            </w:r>
            <w:ins w:id="76" w:author="Henry Fung" w:date="2026-05-28T14:34:00Z" w16du:dateUtc="2026-05-28T06:34:00Z">
              <w:r w:rsidR="00920BBF">
                <w:t>960</w:t>
              </w:r>
            </w:ins>
            <w:del w:id="77" w:author="Henry Fung" w:date="2026-05-28T14:34:00Z" w16du:dateUtc="2026-05-28T06:34:00Z">
              <w:r w:rsidDel="00920BBF">
                <w:delText>745</w:delText>
              </w:r>
            </w:del>
            <w:r>
              <w:t>.</w:t>
            </w:r>
            <w:del w:id="78" w:author="Henry Fung" w:date="2026-05-28T14:34:00Z" w16du:dateUtc="2026-05-28T06:34:00Z">
              <w:r w:rsidDel="00920BBF">
                <w:delText>6</w:delText>
              </w:r>
            </w:del>
            <w:ins w:id="79" w:author="Henry Fung" w:date="2026-05-28T14:34:00Z" w16du:dateUtc="2026-05-28T06:34:00Z">
              <w:r w:rsidR="00920BBF">
                <w:t>0</w:t>
              </w:r>
            </w:ins>
            <w:r>
              <w:t>0</w:t>
            </w:r>
          </w:p>
        </w:tc>
        <w:tc>
          <w:tcPr>
            <w:tcW w:w="1872" w:type="dxa"/>
            <w:tcBorders>
              <w:top w:val="single" w:sz="4" w:space="0" w:color="auto"/>
              <w:left w:val="single" w:sz="4" w:space="0" w:color="auto"/>
              <w:bottom w:val="single" w:sz="4" w:space="0" w:color="auto"/>
              <w:right w:val="single" w:sz="4" w:space="0" w:color="auto"/>
            </w:tcBorders>
            <w:vAlign w:val="center"/>
          </w:tcPr>
          <w:p w14:paraId="0DC40F6F" w14:textId="7439BF1A" w:rsidR="00233BB4" w:rsidRDefault="007E6733">
            <w:pPr>
              <w:jc w:val="right"/>
            </w:pPr>
            <w:r>
              <w:t>2</w:t>
            </w:r>
            <w:ins w:id="80" w:author="Henry Fung" w:date="2026-05-28T14:33:00Z" w16du:dateUtc="2026-05-28T06:33:00Z">
              <w:r w:rsidR="00920BBF">
                <w:t>7</w:t>
              </w:r>
            </w:ins>
            <w:del w:id="81" w:author="Henry Fung" w:date="2026-05-28T14:33:00Z" w16du:dateUtc="2026-05-28T06:33:00Z">
              <w:r w:rsidDel="00920BBF">
                <w:delText>6</w:delText>
              </w:r>
            </w:del>
            <w:r>
              <w:t>,</w:t>
            </w:r>
            <w:del w:id="82" w:author="Henry Fung" w:date="2026-05-28T14:33:00Z" w16du:dateUtc="2026-05-28T06:33:00Z">
              <w:r w:rsidDel="00920BBF">
                <w:delText>9</w:delText>
              </w:r>
            </w:del>
            <w:r>
              <w:t>8</w:t>
            </w:r>
            <w:ins w:id="83" w:author="Henry Fung" w:date="2026-05-28T14:33:00Z" w16du:dateUtc="2026-05-28T06:33:00Z">
              <w:r w:rsidR="00920BBF">
                <w:t>40</w:t>
              </w:r>
            </w:ins>
            <w:del w:id="84" w:author="Henry Fung" w:date="2026-05-28T14:33:00Z" w16du:dateUtc="2026-05-28T06:33:00Z">
              <w:r w:rsidDel="00920BBF">
                <w:delText>2</w:delText>
              </w:r>
            </w:del>
            <w:r>
              <w:t>.</w:t>
            </w:r>
            <w:del w:id="85" w:author="Henry Fung" w:date="2026-05-28T14:33:00Z" w16du:dateUtc="2026-05-28T06:33:00Z">
              <w:r w:rsidDel="00920BBF">
                <w:delText>4</w:delText>
              </w:r>
            </w:del>
            <w:ins w:id="86" w:author="Henry Fung" w:date="2026-05-28T14:33:00Z" w16du:dateUtc="2026-05-28T06:33:00Z">
              <w:r w:rsidR="00920BBF">
                <w:t>0</w:t>
              </w:r>
            </w:ins>
            <w:r>
              <w:t>0</w:t>
            </w:r>
          </w:p>
        </w:tc>
      </w:tr>
      <w:tr w:rsidR="002A1F5E" w:rsidRPr="00DF52BE" w14:paraId="185D458A"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14:paraId="11095467" w14:textId="77777777" w:rsidR="00233BB4" w:rsidRDefault="007E6733">
            <w:r>
              <w:t>MPF to Part-time AI Research and Development Intern</w:t>
            </w:r>
          </w:p>
        </w:tc>
        <w:tc>
          <w:tcPr>
            <w:tcW w:w="720" w:type="dxa"/>
            <w:tcBorders>
              <w:top w:val="single" w:sz="4" w:space="0" w:color="auto"/>
              <w:left w:val="single" w:sz="4" w:space="0" w:color="auto"/>
              <w:bottom w:val="single" w:sz="4" w:space="0" w:color="auto"/>
              <w:right w:val="single" w:sz="4" w:space="0" w:color="auto"/>
            </w:tcBorders>
            <w:vAlign w:val="center"/>
          </w:tcPr>
          <w:p w14:paraId="2DF7B1AF" w14:textId="77777777" w:rsidR="00233BB4" w:rsidRDefault="007E6733">
            <w:r>
              <w:t>1</w:t>
            </w:r>
          </w:p>
        </w:tc>
        <w:tc>
          <w:tcPr>
            <w:tcW w:w="1728" w:type="dxa"/>
            <w:tcBorders>
              <w:top w:val="single" w:sz="4" w:space="0" w:color="auto"/>
              <w:left w:val="single" w:sz="4" w:space="0" w:color="auto"/>
              <w:bottom w:val="single" w:sz="4" w:space="0" w:color="auto"/>
              <w:right w:val="single" w:sz="4" w:space="0" w:color="auto"/>
            </w:tcBorders>
            <w:vAlign w:val="center"/>
          </w:tcPr>
          <w:p w14:paraId="12685E3E" w14:textId="77777777" w:rsidR="00233BB4" w:rsidRDefault="007E6733">
            <w:r>
              <w:t>01/12/2025-31/03/2026</w:t>
            </w:r>
          </w:p>
        </w:tc>
        <w:tc>
          <w:tcPr>
            <w:tcW w:w="1080" w:type="dxa"/>
            <w:tcBorders>
              <w:top w:val="single" w:sz="4" w:space="0" w:color="auto"/>
              <w:left w:val="single" w:sz="4" w:space="0" w:color="auto"/>
              <w:bottom w:val="single" w:sz="4" w:space="0" w:color="auto"/>
              <w:right w:val="single" w:sz="4" w:space="0" w:color="auto"/>
            </w:tcBorders>
            <w:vAlign w:val="center"/>
          </w:tcPr>
          <w:p w14:paraId="48F437EE" w14:textId="77777777" w:rsidR="00233BB4" w:rsidRDefault="007E6733">
            <w:r>
              <w:t>4</w:t>
            </w:r>
          </w:p>
        </w:tc>
        <w:tc>
          <w:tcPr>
            <w:tcW w:w="1872" w:type="dxa"/>
            <w:tcBorders>
              <w:top w:val="single" w:sz="4" w:space="0" w:color="auto"/>
              <w:left w:val="single" w:sz="4" w:space="0" w:color="auto"/>
              <w:bottom w:val="single" w:sz="4" w:space="0" w:color="auto"/>
              <w:right w:val="single" w:sz="4" w:space="0" w:color="auto"/>
            </w:tcBorders>
            <w:vAlign w:val="center"/>
          </w:tcPr>
          <w:p w14:paraId="5C128345" w14:textId="7E2CC6C9" w:rsidR="00233BB4" w:rsidRDefault="007E6733">
            <w:pPr>
              <w:jc w:val="right"/>
            </w:pPr>
            <w:r>
              <w:t>3</w:t>
            </w:r>
            <w:ins w:id="87" w:author="Henry Fung" w:date="2026-05-28T14:49:00Z" w16du:dateUtc="2026-05-28T06:49:00Z">
              <w:r w:rsidR="00AF6A90">
                <w:t>48</w:t>
              </w:r>
            </w:ins>
            <w:del w:id="88" w:author="Henry Fung" w:date="2026-05-28T14:49:00Z" w16du:dateUtc="2026-05-28T06:49:00Z">
              <w:r w:rsidDel="00AF6A90">
                <w:delText>37</w:delText>
              </w:r>
            </w:del>
            <w:r>
              <w:t>.</w:t>
            </w:r>
            <w:ins w:id="89" w:author="Henry Fung" w:date="2026-05-28T14:49:00Z" w16du:dateUtc="2026-05-28T06:49:00Z">
              <w:r w:rsidR="00AF6A90">
                <w:t>00</w:t>
              </w:r>
            </w:ins>
            <w:del w:id="90" w:author="Henry Fung" w:date="2026-05-28T14:49:00Z" w16du:dateUtc="2026-05-28T06:49:00Z">
              <w:r w:rsidDel="00AF6A90">
                <w:delText>28</w:delText>
              </w:r>
            </w:del>
          </w:p>
        </w:tc>
        <w:tc>
          <w:tcPr>
            <w:tcW w:w="1872" w:type="dxa"/>
            <w:tcBorders>
              <w:top w:val="single" w:sz="4" w:space="0" w:color="auto"/>
              <w:left w:val="single" w:sz="4" w:space="0" w:color="auto"/>
              <w:bottom w:val="single" w:sz="4" w:space="0" w:color="auto"/>
              <w:right w:val="single" w:sz="4" w:space="0" w:color="auto"/>
            </w:tcBorders>
            <w:vAlign w:val="center"/>
          </w:tcPr>
          <w:p w14:paraId="4D42D7CA" w14:textId="06664D11" w:rsidR="00233BB4" w:rsidRDefault="007E6733">
            <w:pPr>
              <w:jc w:val="right"/>
            </w:pPr>
            <w:r>
              <w:t>1,</w:t>
            </w:r>
            <w:r>
              <w:t>3</w:t>
            </w:r>
            <w:del w:id="91" w:author="Henry Fung" w:date="2026-05-28T14:49:00Z" w16du:dateUtc="2026-05-28T06:49:00Z">
              <w:r w:rsidDel="00AF6A90">
                <w:delText>4</w:delText>
              </w:r>
            </w:del>
            <w:r>
              <w:t>9</w:t>
            </w:r>
            <w:ins w:id="92" w:author="Henry Fung" w:date="2026-05-28T14:49:00Z" w16du:dateUtc="2026-05-28T06:49:00Z">
              <w:r w:rsidR="00AF6A90">
                <w:t>2</w:t>
              </w:r>
            </w:ins>
            <w:r>
              <w:t>.</w:t>
            </w:r>
            <w:ins w:id="93" w:author="Henry Fung" w:date="2026-05-28T14:49:00Z" w16du:dateUtc="2026-05-28T06:49:00Z">
              <w:r w:rsidR="00AF6A90">
                <w:t>00</w:t>
              </w:r>
            </w:ins>
            <w:del w:id="94" w:author="Henry Fung" w:date="2026-05-28T14:49:00Z" w16du:dateUtc="2026-05-28T06:49:00Z">
              <w:r w:rsidDel="00AF6A90">
                <w:delText>12</w:delText>
              </w:r>
            </w:del>
          </w:p>
        </w:tc>
      </w:tr>
      <w:tr w:rsidR="001C2084" w:rsidRPr="00DF52BE" w14:paraId="0BD7749D"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14:paraId="4D417ADA" w14:textId="77777777" w:rsidR="00233BB4" w:rsidRDefault="007E6733">
            <w:r>
              <w:t>Part-time Digital Graphic Designer</w:t>
            </w:r>
          </w:p>
        </w:tc>
        <w:tc>
          <w:tcPr>
            <w:tcW w:w="720" w:type="dxa"/>
            <w:tcBorders>
              <w:top w:val="single" w:sz="4" w:space="0" w:color="auto"/>
              <w:left w:val="single" w:sz="4" w:space="0" w:color="auto"/>
              <w:bottom w:val="single" w:sz="4" w:space="0" w:color="auto"/>
              <w:right w:val="single" w:sz="4" w:space="0" w:color="auto"/>
            </w:tcBorders>
            <w:vAlign w:val="center"/>
          </w:tcPr>
          <w:p w14:paraId="6412CE1E" w14:textId="77777777" w:rsidR="00233BB4" w:rsidRDefault="007E6733">
            <w:r>
              <w:t>1</w:t>
            </w:r>
          </w:p>
        </w:tc>
        <w:tc>
          <w:tcPr>
            <w:tcW w:w="1728" w:type="dxa"/>
            <w:tcBorders>
              <w:top w:val="single" w:sz="4" w:space="0" w:color="auto"/>
              <w:left w:val="single" w:sz="4" w:space="0" w:color="auto"/>
              <w:bottom w:val="single" w:sz="4" w:space="0" w:color="auto"/>
              <w:right w:val="single" w:sz="4" w:space="0" w:color="auto"/>
            </w:tcBorders>
            <w:vAlign w:val="center"/>
          </w:tcPr>
          <w:p w14:paraId="407A3555" w14:textId="77777777" w:rsidR="00233BB4" w:rsidRDefault="007E6733">
            <w:r>
              <w:t>01/12/2025-28/02/2026</w:t>
            </w:r>
          </w:p>
        </w:tc>
        <w:tc>
          <w:tcPr>
            <w:tcW w:w="1080" w:type="dxa"/>
            <w:tcBorders>
              <w:top w:val="single" w:sz="4" w:space="0" w:color="auto"/>
              <w:left w:val="single" w:sz="4" w:space="0" w:color="auto"/>
              <w:bottom w:val="single" w:sz="4" w:space="0" w:color="auto"/>
              <w:right w:val="single" w:sz="4" w:space="0" w:color="auto"/>
            </w:tcBorders>
            <w:vAlign w:val="center"/>
          </w:tcPr>
          <w:p w14:paraId="2B5CCEF4" w14:textId="77777777" w:rsidR="00233BB4" w:rsidRDefault="007E6733">
            <w:r>
              <w:t>3</w:t>
            </w:r>
          </w:p>
        </w:tc>
        <w:tc>
          <w:tcPr>
            <w:tcW w:w="1872" w:type="dxa"/>
            <w:tcBorders>
              <w:top w:val="single" w:sz="4" w:space="0" w:color="auto"/>
              <w:left w:val="single" w:sz="4" w:space="0" w:color="auto"/>
              <w:bottom w:val="single" w:sz="4" w:space="0" w:color="auto"/>
              <w:right w:val="single" w:sz="4" w:space="0" w:color="auto"/>
            </w:tcBorders>
            <w:vAlign w:val="center"/>
          </w:tcPr>
          <w:p w14:paraId="227C2EA6" w14:textId="77777777" w:rsidR="00233BB4" w:rsidRDefault="007E6733">
            <w:pPr>
              <w:jc w:val="right"/>
            </w:pPr>
            <w:r>
              <w:t>2,825.00</w:t>
            </w:r>
          </w:p>
        </w:tc>
        <w:tc>
          <w:tcPr>
            <w:tcW w:w="1872" w:type="dxa"/>
            <w:tcBorders>
              <w:top w:val="single" w:sz="4" w:space="0" w:color="auto"/>
              <w:left w:val="single" w:sz="4" w:space="0" w:color="auto"/>
              <w:bottom w:val="single" w:sz="4" w:space="0" w:color="auto"/>
              <w:right w:val="single" w:sz="4" w:space="0" w:color="auto"/>
            </w:tcBorders>
            <w:vAlign w:val="center"/>
          </w:tcPr>
          <w:p w14:paraId="11165F23" w14:textId="77777777" w:rsidR="00233BB4" w:rsidRDefault="007E6733">
            <w:pPr>
              <w:jc w:val="right"/>
            </w:pPr>
            <w:r>
              <w:t>8,475.00</w:t>
            </w:r>
          </w:p>
        </w:tc>
      </w:tr>
      <w:tr w:rsidR="001C2084" w:rsidRPr="00DF52BE" w14:paraId="0CF1F63C"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14:paraId="224C8A79" w14:textId="77777777" w:rsidR="00233BB4" w:rsidRDefault="007E6733">
            <w:r>
              <w:t>MPF to Part-time Digital Graphic Designer</w:t>
            </w:r>
          </w:p>
        </w:tc>
        <w:tc>
          <w:tcPr>
            <w:tcW w:w="720" w:type="dxa"/>
            <w:tcBorders>
              <w:top w:val="single" w:sz="4" w:space="0" w:color="auto"/>
              <w:left w:val="single" w:sz="4" w:space="0" w:color="auto"/>
              <w:bottom w:val="single" w:sz="4" w:space="0" w:color="auto"/>
              <w:right w:val="single" w:sz="4" w:space="0" w:color="auto"/>
            </w:tcBorders>
            <w:vAlign w:val="center"/>
          </w:tcPr>
          <w:p w14:paraId="6D6905BE" w14:textId="77777777" w:rsidR="00233BB4" w:rsidRDefault="007E6733">
            <w:r>
              <w:t>1</w:t>
            </w:r>
          </w:p>
        </w:tc>
        <w:tc>
          <w:tcPr>
            <w:tcW w:w="1728" w:type="dxa"/>
            <w:tcBorders>
              <w:top w:val="single" w:sz="4" w:space="0" w:color="auto"/>
              <w:left w:val="single" w:sz="4" w:space="0" w:color="auto"/>
              <w:bottom w:val="single" w:sz="4" w:space="0" w:color="auto"/>
              <w:right w:val="single" w:sz="4" w:space="0" w:color="auto"/>
            </w:tcBorders>
            <w:vAlign w:val="center"/>
          </w:tcPr>
          <w:p w14:paraId="710E364B" w14:textId="77777777" w:rsidR="00233BB4" w:rsidRDefault="007E6733">
            <w:r>
              <w:t>01/12/2025-28/02/2026</w:t>
            </w:r>
          </w:p>
        </w:tc>
        <w:tc>
          <w:tcPr>
            <w:tcW w:w="1080" w:type="dxa"/>
            <w:tcBorders>
              <w:top w:val="single" w:sz="4" w:space="0" w:color="auto"/>
              <w:left w:val="single" w:sz="4" w:space="0" w:color="auto"/>
              <w:bottom w:val="single" w:sz="4" w:space="0" w:color="auto"/>
              <w:right w:val="single" w:sz="4" w:space="0" w:color="auto"/>
            </w:tcBorders>
            <w:vAlign w:val="center"/>
          </w:tcPr>
          <w:p w14:paraId="4945C738" w14:textId="77777777" w:rsidR="00233BB4" w:rsidRDefault="007E6733">
            <w:r>
              <w:t>3</w:t>
            </w:r>
          </w:p>
        </w:tc>
        <w:tc>
          <w:tcPr>
            <w:tcW w:w="1872" w:type="dxa"/>
            <w:tcBorders>
              <w:top w:val="single" w:sz="4" w:space="0" w:color="auto"/>
              <w:left w:val="single" w:sz="4" w:space="0" w:color="auto"/>
              <w:bottom w:val="single" w:sz="4" w:space="0" w:color="auto"/>
              <w:right w:val="single" w:sz="4" w:space="0" w:color="auto"/>
            </w:tcBorders>
            <w:vAlign w:val="center"/>
          </w:tcPr>
          <w:p w14:paraId="14F87F72" w14:textId="77777777" w:rsidR="00233BB4" w:rsidRDefault="007E6733">
            <w:pPr>
              <w:jc w:val="right"/>
            </w:pPr>
            <w:r>
              <w:t>141.25</w:t>
            </w:r>
          </w:p>
        </w:tc>
        <w:tc>
          <w:tcPr>
            <w:tcW w:w="1872" w:type="dxa"/>
            <w:tcBorders>
              <w:top w:val="single" w:sz="4" w:space="0" w:color="auto"/>
              <w:left w:val="single" w:sz="4" w:space="0" w:color="auto"/>
              <w:bottom w:val="single" w:sz="4" w:space="0" w:color="auto"/>
              <w:right w:val="single" w:sz="4" w:space="0" w:color="auto"/>
            </w:tcBorders>
            <w:vAlign w:val="center"/>
          </w:tcPr>
          <w:p w14:paraId="1C3DF290" w14:textId="77777777" w:rsidR="00233BB4" w:rsidRDefault="007E6733">
            <w:pPr>
              <w:jc w:val="right"/>
            </w:pPr>
            <w:r>
              <w:t>423.75</w:t>
            </w:r>
          </w:p>
        </w:tc>
      </w:tr>
      <w:tr w:rsidR="001C2084" w:rsidRPr="00DF52BE" w14:paraId="1EC4BB5D" w14:textId="77777777" w:rsidTr="001C142B">
        <w:trPr>
          <w:jc w:val="center"/>
        </w:trPr>
        <w:tc>
          <w:tcPr>
            <w:tcW w:w="2016" w:type="dxa"/>
            <w:tcBorders>
              <w:top w:val="single" w:sz="4" w:space="0" w:color="auto"/>
              <w:left w:val="nil"/>
              <w:bottom w:val="nil"/>
              <w:right w:val="nil"/>
            </w:tcBorders>
            <w:vAlign w:val="center"/>
          </w:tcPr>
          <w:p w14:paraId="1299C43A" w14:textId="77777777" w:rsidR="001C2084" w:rsidRPr="003754A5" w:rsidRDefault="001C2084" w:rsidP="001C2084">
            <w:pPr>
              <w:pStyle w:val="ListParagraph"/>
              <w:widowControl/>
              <w:overflowPunct w:val="0"/>
              <w:snapToGrid w:val="0"/>
              <w:spacing w:before="40" w:after="40"/>
              <w:ind w:leftChars="0" w:left="0"/>
              <w:jc w:val="left"/>
              <w:rPr>
                <w:rFonts w:ascii="Times New Roman" w:eastAsia="標楷體" w:hAnsi="Times New Roman"/>
                <w:sz w:val="22"/>
              </w:rPr>
            </w:pPr>
          </w:p>
        </w:tc>
        <w:tc>
          <w:tcPr>
            <w:tcW w:w="720" w:type="dxa"/>
            <w:tcBorders>
              <w:top w:val="single" w:sz="4" w:space="0" w:color="auto"/>
              <w:left w:val="nil"/>
              <w:bottom w:val="nil"/>
              <w:right w:val="nil"/>
            </w:tcBorders>
            <w:vAlign w:val="center"/>
          </w:tcPr>
          <w:p w14:paraId="4DDBEF00" w14:textId="77777777" w:rsidR="001C2084" w:rsidRPr="003754A5" w:rsidRDefault="001C2084" w:rsidP="001C2084">
            <w:pPr>
              <w:pStyle w:val="ListParagraph"/>
              <w:widowControl/>
              <w:overflowPunct w:val="0"/>
              <w:snapToGrid w:val="0"/>
              <w:spacing w:before="40" w:after="40"/>
              <w:ind w:leftChars="0" w:left="0"/>
              <w:jc w:val="left"/>
              <w:rPr>
                <w:rFonts w:ascii="Times New Roman" w:eastAsia="標楷體" w:hAnsi="Times New Roman"/>
                <w:sz w:val="22"/>
              </w:rPr>
            </w:pPr>
          </w:p>
        </w:tc>
        <w:tc>
          <w:tcPr>
            <w:tcW w:w="1728" w:type="dxa"/>
            <w:tcBorders>
              <w:top w:val="single" w:sz="4" w:space="0" w:color="auto"/>
              <w:left w:val="nil"/>
              <w:bottom w:val="nil"/>
              <w:right w:val="nil"/>
            </w:tcBorders>
            <w:vAlign w:val="center"/>
          </w:tcPr>
          <w:p w14:paraId="3461D779" w14:textId="77777777" w:rsidR="001C2084" w:rsidRPr="003754A5" w:rsidRDefault="001C2084" w:rsidP="001C2084">
            <w:pPr>
              <w:pStyle w:val="ListParagraph"/>
              <w:widowControl/>
              <w:overflowPunct w:val="0"/>
              <w:snapToGrid w:val="0"/>
              <w:spacing w:before="40" w:after="40"/>
              <w:ind w:leftChars="0" w:left="0"/>
              <w:jc w:val="left"/>
              <w:rPr>
                <w:rFonts w:ascii="Times New Roman" w:eastAsia="標楷體" w:hAnsi="Times New Roman"/>
                <w:sz w:val="22"/>
              </w:rPr>
            </w:pPr>
          </w:p>
        </w:tc>
        <w:tc>
          <w:tcPr>
            <w:tcW w:w="1080" w:type="dxa"/>
            <w:tcBorders>
              <w:top w:val="single" w:sz="4" w:space="0" w:color="auto"/>
              <w:left w:val="nil"/>
              <w:bottom w:val="nil"/>
              <w:right w:val="nil"/>
            </w:tcBorders>
            <w:vAlign w:val="center"/>
          </w:tcPr>
          <w:p w14:paraId="3CF2D8B6" w14:textId="77777777" w:rsidR="001C2084" w:rsidRPr="003754A5" w:rsidRDefault="001C2084" w:rsidP="001C2084">
            <w:pPr>
              <w:pStyle w:val="ListParagraph"/>
              <w:widowControl/>
              <w:overflowPunct w:val="0"/>
              <w:snapToGrid w:val="0"/>
              <w:spacing w:before="40" w:after="40"/>
              <w:ind w:leftChars="0" w:left="0"/>
              <w:jc w:val="left"/>
              <w:rPr>
                <w:rFonts w:ascii="Times New Roman" w:eastAsia="標楷體" w:hAnsi="Times New Roman"/>
                <w:sz w:val="22"/>
              </w:rPr>
            </w:pPr>
          </w:p>
        </w:tc>
        <w:tc>
          <w:tcPr>
            <w:tcW w:w="1872" w:type="dxa"/>
            <w:tcBorders>
              <w:top w:val="single" w:sz="4" w:space="0" w:color="auto"/>
              <w:left w:val="nil"/>
              <w:bottom w:val="nil"/>
              <w:right w:val="single" w:sz="4" w:space="0" w:color="auto"/>
            </w:tcBorders>
            <w:vAlign w:val="center"/>
          </w:tcPr>
          <w:p w14:paraId="0F8F2FFE" w14:textId="77777777" w:rsidR="00233BB4" w:rsidRDefault="007E6733">
            <w:r>
              <w:t>Total</w:t>
            </w:r>
          </w:p>
        </w:tc>
        <w:tc>
          <w:tcPr>
            <w:tcW w:w="1872" w:type="dxa"/>
            <w:tcBorders>
              <w:top w:val="single" w:sz="4" w:space="0" w:color="auto"/>
              <w:left w:val="single" w:sz="4" w:space="0" w:color="auto"/>
              <w:bottom w:val="double" w:sz="4" w:space="0" w:color="auto"/>
              <w:right w:val="single" w:sz="4" w:space="0" w:color="auto"/>
            </w:tcBorders>
            <w:vAlign w:val="center"/>
          </w:tcPr>
          <w:p w14:paraId="0330E72A" w14:textId="61446F13" w:rsidR="00233BB4" w:rsidRDefault="007E6733">
            <w:pPr>
              <w:jc w:val="right"/>
            </w:pPr>
            <w:r>
              <w:t>30</w:t>
            </w:r>
            <w:ins w:id="95" w:author="Henry Fung" w:date="2026-05-28T14:55:00Z" w16du:dateUtc="2026-05-28T06:55:00Z">
              <w:r w:rsidR="005C4142">
                <w:t>9</w:t>
              </w:r>
            </w:ins>
            <w:del w:id="96" w:author="Henry Fung" w:date="2026-05-28T14:55:00Z" w16du:dateUtc="2026-05-28T06:55:00Z">
              <w:r w:rsidDel="005C4142">
                <w:delText>2</w:delText>
              </w:r>
            </w:del>
            <w:r>
              <w:t>,</w:t>
            </w:r>
            <w:ins w:id="97" w:author="Henry Fung" w:date="2026-05-28T14:55:00Z" w16du:dateUtc="2026-05-28T06:55:00Z">
              <w:r w:rsidR="005C4142">
                <w:t>030</w:t>
              </w:r>
            </w:ins>
            <w:del w:id="98" w:author="Henry Fung" w:date="2026-05-28T14:55:00Z" w16du:dateUtc="2026-05-28T06:55:00Z">
              <w:r w:rsidDel="005C4142">
                <w:delText>239</w:delText>
              </w:r>
            </w:del>
            <w:r>
              <w:t>.7</w:t>
            </w:r>
            <w:ins w:id="99" w:author="Henry Fung" w:date="2026-05-28T14:55:00Z" w16du:dateUtc="2026-05-28T06:55:00Z">
              <w:r w:rsidR="005C4142">
                <w:t>5</w:t>
              </w:r>
            </w:ins>
            <w:del w:id="100" w:author="Henry Fung" w:date="2026-05-28T14:55:00Z" w16du:dateUtc="2026-05-28T06:55:00Z">
              <w:r w:rsidDel="005C4142">
                <w:delText>7</w:delText>
              </w:r>
            </w:del>
          </w:p>
        </w:tc>
      </w:tr>
    </w:tbl>
    <w:p w14:paraId="045AAF04" w14:textId="77777777" w:rsidR="002A1F5E" w:rsidRPr="00DF52BE" w:rsidRDefault="002A1F5E" w:rsidP="003754A5">
      <w:pPr>
        <w:pStyle w:val="ListParagraph"/>
        <w:keepNext/>
        <w:widowControl/>
        <w:numPr>
          <w:ilvl w:val="0"/>
          <w:numId w:val="30"/>
        </w:numPr>
        <w:overflowPunct w:val="0"/>
        <w:snapToGrid w:val="0"/>
        <w:spacing w:before="360" w:after="240"/>
        <w:ind w:leftChars="0" w:left="547" w:hanging="547"/>
        <w:rPr>
          <w:rFonts w:ascii="Times New Roman" w:eastAsia="細明體" w:hAnsi="Times New Roman"/>
          <w:b/>
          <w:szCs w:val="24"/>
          <w:u w:val="single"/>
        </w:rPr>
      </w:pPr>
      <w:r w:rsidRPr="00DF52BE">
        <w:rPr>
          <w:rFonts w:ascii="Times New Roman" w:hAnsi="Times New Roman" w:hint="eastAsia"/>
          <w:b/>
          <w:szCs w:val="24"/>
          <w:u w:val="single"/>
        </w:rPr>
        <w:t>Equipment Expenditure</w:t>
      </w:r>
    </w:p>
    <w:tbl>
      <w:tblPr>
        <w:tblW w:w="9288" w:type="dxa"/>
        <w:jc w:val="center"/>
        <w:tblBorders>
          <w:top w:val="single" w:sz="4" w:space="0" w:color="000000"/>
          <w:left w:val="single" w:sz="4" w:space="0" w:color="000000"/>
          <w:bottom w:val="single" w:sz="4" w:space="0" w:color="000000"/>
          <w:right w:val="single" w:sz="4" w:space="0" w:color="000000"/>
          <w:insideV w:val="single" w:sz="4" w:space="0" w:color="000000"/>
        </w:tblBorders>
        <w:tblLayout w:type="fixed"/>
        <w:tblLook w:val="04A0" w:firstRow="1" w:lastRow="0" w:firstColumn="1" w:lastColumn="0" w:noHBand="0" w:noVBand="1"/>
      </w:tblPr>
      <w:tblGrid>
        <w:gridCol w:w="2808"/>
        <w:gridCol w:w="1152"/>
        <w:gridCol w:w="1584"/>
        <w:gridCol w:w="1872"/>
        <w:gridCol w:w="1872"/>
      </w:tblGrid>
      <w:tr w:rsidR="00C60DBC" w:rsidRPr="00DF52BE" w14:paraId="0CC646B3" w14:textId="77777777" w:rsidTr="001C142B">
        <w:trPr>
          <w:tblHeader/>
          <w:jc w:val="center"/>
        </w:trPr>
        <w:tc>
          <w:tcPr>
            <w:tcW w:w="2808" w:type="dxa"/>
            <w:tcBorders>
              <w:top w:val="single" w:sz="4" w:space="0" w:color="auto"/>
              <w:left w:val="single" w:sz="4" w:space="0" w:color="auto"/>
              <w:bottom w:val="single" w:sz="4" w:space="0" w:color="auto"/>
              <w:right w:val="single" w:sz="4" w:space="0" w:color="auto"/>
            </w:tcBorders>
            <w:shd w:val="clear" w:color="auto" w:fill="D9D9D9"/>
            <w:vAlign w:val="bottom"/>
          </w:tcPr>
          <w:p w14:paraId="1D5C671C" w14:textId="77777777" w:rsidR="00C60DBC" w:rsidRPr="001C142B" w:rsidRDefault="00C60DBC" w:rsidP="001C142B">
            <w:pPr>
              <w:pStyle w:val="ListParagraph"/>
              <w:widowControl/>
              <w:overflowPunct w:val="0"/>
              <w:snapToGrid w:val="0"/>
              <w:spacing w:before="40" w:after="40"/>
              <w:ind w:leftChars="0" w:left="0"/>
              <w:jc w:val="center"/>
              <w:rPr>
                <w:rFonts w:ascii="Times New Roman" w:eastAsia="標楷體" w:hAnsi="Times New Roman"/>
                <w:b/>
                <w:sz w:val="22"/>
              </w:rPr>
            </w:pPr>
            <w:r w:rsidRPr="00DF52BE">
              <w:rPr>
                <w:rFonts w:ascii="Times New Roman" w:eastAsia="標楷體" w:hAnsi="Times New Roman" w:hint="eastAsia"/>
                <w:b/>
                <w:sz w:val="22"/>
              </w:rPr>
              <w:t xml:space="preserve">Key </w:t>
            </w:r>
            <w:r w:rsidR="006E6C76" w:rsidRPr="001C142B">
              <w:rPr>
                <w:rFonts w:ascii="Times New Roman" w:eastAsia="標楷體" w:hAnsi="Times New Roman" w:hint="eastAsia"/>
                <w:b/>
                <w:sz w:val="22"/>
              </w:rPr>
              <w:t>E</w:t>
            </w:r>
            <w:r w:rsidR="006E6C76" w:rsidRPr="00DF52BE">
              <w:rPr>
                <w:rFonts w:ascii="Times New Roman" w:eastAsia="標楷體" w:hAnsi="Times New Roman" w:hint="eastAsia"/>
                <w:b/>
                <w:sz w:val="22"/>
              </w:rPr>
              <w:t>quipment</w:t>
            </w:r>
            <w:r w:rsidR="001C142B">
              <w:rPr>
                <w:rFonts w:ascii="Times New Roman" w:eastAsia="標楷體" w:hAnsi="Times New Roman"/>
                <w:b/>
                <w:sz w:val="22"/>
              </w:rPr>
              <w:br/>
            </w:r>
            <w:r w:rsidR="006E6C76" w:rsidRPr="001C142B">
              <w:rPr>
                <w:rFonts w:ascii="Times New Roman" w:eastAsia="標楷體" w:hAnsi="Times New Roman" w:hint="eastAsia"/>
                <w:b/>
                <w:i/>
                <w:sz w:val="22"/>
              </w:rPr>
              <w:t>(Please state purpose:</w:t>
            </w:r>
            <w:r w:rsidR="001C142B">
              <w:rPr>
                <w:rFonts w:ascii="Times New Roman" w:eastAsia="標楷體" w:hAnsi="Times New Roman"/>
                <w:b/>
                <w:i/>
                <w:sz w:val="22"/>
              </w:rPr>
              <w:br/>
            </w:r>
            <w:r w:rsidR="006E6C76" w:rsidRPr="001C142B">
              <w:rPr>
                <w:rFonts w:ascii="Times New Roman" w:eastAsia="標楷體" w:hAnsi="Times New Roman" w:hint="eastAsia"/>
                <w:b/>
                <w:i/>
                <w:sz w:val="22"/>
              </w:rPr>
              <w:t>new purchase</w:t>
            </w:r>
            <w:r w:rsidR="001C142B">
              <w:rPr>
                <w:rFonts w:ascii="Times New Roman" w:eastAsia="標楷體" w:hAnsi="Times New Roman"/>
                <w:b/>
                <w:i/>
                <w:sz w:val="22"/>
                <w:lang w:val="en-US"/>
              </w:rPr>
              <w:t> </w:t>
            </w:r>
            <w:r w:rsidR="006E6C76" w:rsidRPr="001C142B">
              <w:rPr>
                <w:rFonts w:ascii="Times New Roman" w:eastAsia="標楷體" w:hAnsi="Times New Roman" w:hint="eastAsia"/>
                <w:b/>
                <w:i/>
                <w:sz w:val="22"/>
              </w:rPr>
              <w:t>/</w:t>
            </w:r>
            <w:r w:rsidR="001C142B">
              <w:rPr>
                <w:rFonts w:ascii="Times New Roman" w:eastAsia="標楷體" w:hAnsi="Times New Roman"/>
                <w:b/>
                <w:i/>
                <w:sz w:val="22"/>
                <w:lang w:val="en-US"/>
              </w:rPr>
              <w:t> </w:t>
            </w:r>
            <w:r w:rsidR="006E6C76" w:rsidRPr="001C142B">
              <w:rPr>
                <w:rFonts w:ascii="Times New Roman" w:eastAsia="標楷體" w:hAnsi="Times New Roman" w:hint="eastAsia"/>
                <w:b/>
                <w:i/>
                <w:sz w:val="22"/>
              </w:rPr>
              <w:t>installation</w:t>
            </w:r>
            <w:r w:rsidR="001C142B">
              <w:rPr>
                <w:rFonts w:ascii="Times New Roman" w:eastAsia="標楷體" w:hAnsi="Times New Roman"/>
                <w:b/>
                <w:i/>
                <w:sz w:val="22"/>
              </w:rPr>
              <w:br/>
            </w:r>
            <w:r w:rsidR="006E6C76" w:rsidRPr="001C142B">
              <w:rPr>
                <w:rFonts w:ascii="Times New Roman" w:eastAsia="標楷體" w:hAnsi="Times New Roman" w:hint="eastAsia"/>
                <w:b/>
                <w:i/>
                <w:sz w:val="22"/>
              </w:rPr>
              <w:t>/</w:t>
            </w:r>
            <w:r w:rsidR="001C142B">
              <w:rPr>
                <w:rFonts w:ascii="Times New Roman" w:eastAsia="標楷體" w:hAnsi="Times New Roman"/>
                <w:b/>
                <w:i/>
                <w:sz w:val="22"/>
                <w:lang w:val="en-US"/>
              </w:rPr>
              <w:t> </w:t>
            </w:r>
            <w:r w:rsidR="006E6C76" w:rsidRPr="001C142B">
              <w:rPr>
                <w:rFonts w:ascii="Times New Roman" w:eastAsia="標楷體" w:hAnsi="Times New Roman" w:hint="eastAsia"/>
                <w:b/>
                <w:i/>
                <w:sz w:val="22"/>
              </w:rPr>
              <w:t>maintenance cost)</w:t>
            </w:r>
            <w:r w:rsidR="001C142B">
              <w:rPr>
                <w:rFonts w:ascii="Times New Roman" w:eastAsia="標楷體" w:hAnsi="Times New Roman"/>
                <w:b/>
                <w:i/>
                <w:sz w:val="22"/>
              </w:rPr>
              <w:br/>
            </w:r>
          </w:p>
        </w:tc>
        <w:tc>
          <w:tcPr>
            <w:tcW w:w="1152" w:type="dxa"/>
            <w:tcBorders>
              <w:top w:val="single" w:sz="4" w:space="0" w:color="auto"/>
              <w:left w:val="single" w:sz="4" w:space="0" w:color="auto"/>
              <w:bottom w:val="single" w:sz="4" w:space="0" w:color="auto"/>
              <w:right w:val="single" w:sz="4" w:space="0" w:color="auto"/>
            </w:tcBorders>
            <w:shd w:val="clear" w:color="auto" w:fill="D9D9D9"/>
            <w:vAlign w:val="bottom"/>
          </w:tcPr>
          <w:p w14:paraId="05D403BA" w14:textId="77777777" w:rsidR="00C60DBC" w:rsidRPr="00DF52BE" w:rsidRDefault="00C60DBC" w:rsidP="001C142B">
            <w:pPr>
              <w:pStyle w:val="ListParagraph"/>
              <w:widowControl/>
              <w:overflowPunct w:val="0"/>
              <w:snapToGrid w:val="0"/>
              <w:spacing w:before="40" w:after="40"/>
              <w:ind w:leftChars="0" w:left="0"/>
              <w:jc w:val="center"/>
              <w:rPr>
                <w:rFonts w:ascii="Times New Roman" w:eastAsia="標楷體" w:hAnsi="Times New Roman"/>
                <w:b/>
                <w:sz w:val="22"/>
              </w:rPr>
            </w:pPr>
            <w:r w:rsidRPr="00DF52BE">
              <w:rPr>
                <w:rFonts w:ascii="Times New Roman" w:eastAsia="標楷體" w:hAnsi="Times New Roman" w:hint="eastAsia"/>
                <w:b/>
                <w:sz w:val="22"/>
              </w:rPr>
              <w:t>Quantity</w:t>
            </w:r>
            <w:r w:rsidR="009D1AAC" w:rsidRPr="00DF52BE">
              <w:rPr>
                <w:rFonts w:ascii="Times New Roman" w:eastAsia="標楷體" w:hAnsi="Times New Roman"/>
                <w:b/>
                <w:sz w:val="22"/>
              </w:rPr>
              <w:t xml:space="preserve"> and Unit</w:t>
            </w:r>
          </w:p>
          <w:p w14:paraId="58803070" w14:textId="77777777" w:rsidR="00C60DBC" w:rsidRPr="00DF52BE" w:rsidRDefault="00C60DBC" w:rsidP="001C142B">
            <w:pPr>
              <w:pStyle w:val="ListParagraph"/>
              <w:widowControl/>
              <w:overflowPunct w:val="0"/>
              <w:snapToGrid w:val="0"/>
              <w:spacing w:before="40" w:after="40"/>
              <w:ind w:leftChars="0" w:left="0"/>
              <w:jc w:val="center"/>
              <w:rPr>
                <w:rFonts w:ascii="Times New Roman" w:eastAsia="標楷體" w:hAnsi="Times New Roman"/>
                <w:b/>
                <w:sz w:val="22"/>
              </w:rPr>
            </w:pPr>
            <w:r w:rsidRPr="00DF52BE">
              <w:rPr>
                <w:rFonts w:ascii="Times New Roman" w:eastAsia="標楷體" w:hAnsi="Times New Roman" w:hint="eastAsia"/>
                <w:b/>
                <w:sz w:val="22"/>
              </w:rPr>
              <w:t>(A)</w:t>
            </w:r>
          </w:p>
        </w:tc>
        <w:tc>
          <w:tcPr>
            <w:tcW w:w="1584" w:type="dxa"/>
            <w:tcBorders>
              <w:top w:val="single" w:sz="4" w:space="0" w:color="auto"/>
              <w:left w:val="single" w:sz="4" w:space="0" w:color="auto"/>
              <w:bottom w:val="single" w:sz="4" w:space="0" w:color="auto"/>
              <w:right w:val="single" w:sz="4" w:space="0" w:color="auto"/>
            </w:tcBorders>
            <w:shd w:val="clear" w:color="auto" w:fill="D9D9D9"/>
            <w:vAlign w:val="bottom"/>
          </w:tcPr>
          <w:p w14:paraId="64CC5FDF" w14:textId="77777777" w:rsidR="00C60DBC" w:rsidRPr="00DF52BE" w:rsidRDefault="00C60DBC" w:rsidP="001C142B">
            <w:pPr>
              <w:pStyle w:val="ListParagraph"/>
              <w:widowControl/>
              <w:overflowPunct w:val="0"/>
              <w:snapToGrid w:val="0"/>
              <w:spacing w:before="40" w:after="40"/>
              <w:ind w:leftChars="0" w:left="0"/>
              <w:jc w:val="center"/>
              <w:rPr>
                <w:rFonts w:ascii="Times New Roman" w:eastAsia="標楷體" w:hAnsi="Times New Roman"/>
                <w:b/>
                <w:sz w:val="22"/>
              </w:rPr>
            </w:pPr>
            <w:r w:rsidRPr="00DF52BE">
              <w:rPr>
                <w:rFonts w:ascii="Times New Roman" w:eastAsia="標楷體" w:hAnsi="Times New Roman" w:hint="eastAsia"/>
                <w:b/>
                <w:sz w:val="22"/>
              </w:rPr>
              <w:t xml:space="preserve">Date of </w:t>
            </w:r>
            <w:r w:rsidR="006E6C76" w:rsidRPr="001C142B">
              <w:rPr>
                <w:rFonts w:ascii="Times New Roman" w:eastAsia="標楷體" w:hAnsi="Times New Roman" w:hint="eastAsia"/>
                <w:b/>
                <w:sz w:val="22"/>
              </w:rPr>
              <w:t>P</w:t>
            </w:r>
            <w:r w:rsidRPr="00DF52BE">
              <w:rPr>
                <w:rFonts w:ascii="Times New Roman" w:eastAsia="標楷體" w:hAnsi="Times New Roman" w:hint="eastAsia"/>
                <w:b/>
                <w:sz w:val="22"/>
              </w:rPr>
              <w:t>urchase</w:t>
            </w:r>
            <w:r w:rsidR="00D977B1" w:rsidRPr="00DF52BE">
              <w:rPr>
                <w:rFonts w:ascii="Times New Roman" w:eastAsia="標楷體" w:hAnsi="Times New Roman" w:hint="eastAsia"/>
                <w:b/>
                <w:sz w:val="22"/>
              </w:rPr>
              <w:t>/</w:t>
            </w:r>
            <w:r w:rsidR="003F6FD3" w:rsidRPr="00DF52BE">
              <w:rPr>
                <w:rFonts w:ascii="Times New Roman" w:eastAsia="標楷體" w:hAnsi="Times New Roman" w:hint="eastAsia"/>
                <w:b/>
                <w:sz w:val="22"/>
              </w:rPr>
              <w:t xml:space="preserve"> </w:t>
            </w:r>
            <w:r w:rsidR="00D977B1" w:rsidRPr="00DF52BE">
              <w:rPr>
                <w:rFonts w:ascii="Times New Roman" w:eastAsia="標楷體" w:hAnsi="Times New Roman" w:hint="eastAsia"/>
                <w:b/>
                <w:sz w:val="22"/>
              </w:rPr>
              <w:t>Installation/</w:t>
            </w:r>
            <w:r w:rsidR="003F6FD3" w:rsidRPr="00DF52BE">
              <w:rPr>
                <w:rFonts w:ascii="Times New Roman" w:eastAsia="標楷體" w:hAnsi="Times New Roman" w:hint="eastAsia"/>
                <w:b/>
                <w:sz w:val="22"/>
              </w:rPr>
              <w:t xml:space="preserve"> </w:t>
            </w:r>
            <w:r w:rsidR="00D977B1" w:rsidRPr="00DF52BE">
              <w:rPr>
                <w:rFonts w:ascii="Times New Roman" w:eastAsia="標楷體" w:hAnsi="Times New Roman" w:hint="eastAsia"/>
                <w:b/>
                <w:sz w:val="22"/>
              </w:rPr>
              <w:t>Maintenance</w:t>
            </w:r>
            <w:r w:rsidR="001C142B">
              <w:rPr>
                <w:rFonts w:ascii="Times New Roman" w:eastAsia="標楷體" w:hAnsi="Times New Roman"/>
                <w:b/>
                <w:sz w:val="22"/>
              </w:rPr>
              <w:br/>
            </w:r>
            <w:r w:rsidRPr="00DF52BE">
              <w:rPr>
                <w:rFonts w:ascii="Times New Roman" w:eastAsia="標楷體" w:hAnsi="Times New Roman" w:hint="eastAsia"/>
                <w:b/>
                <w:sz w:val="22"/>
              </w:rPr>
              <w:t>(dd/mm/yyyy)</w:t>
            </w:r>
          </w:p>
        </w:tc>
        <w:tc>
          <w:tcPr>
            <w:tcW w:w="1872" w:type="dxa"/>
            <w:tcBorders>
              <w:top w:val="single" w:sz="4" w:space="0" w:color="auto"/>
              <w:left w:val="single" w:sz="4" w:space="0" w:color="auto"/>
              <w:bottom w:val="single" w:sz="4" w:space="0" w:color="auto"/>
              <w:right w:val="single" w:sz="4" w:space="0" w:color="auto"/>
            </w:tcBorders>
            <w:shd w:val="clear" w:color="auto" w:fill="D9D9D9"/>
            <w:vAlign w:val="bottom"/>
          </w:tcPr>
          <w:p w14:paraId="737D88DD" w14:textId="77777777" w:rsidR="00C60DBC" w:rsidRPr="00DF52BE" w:rsidRDefault="00C60DBC" w:rsidP="001C142B">
            <w:pPr>
              <w:pStyle w:val="ListParagraph"/>
              <w:widowControl/>
              <w:overflowPunct w:val="0"/>
              <w:snapToGrid w:val="0"/>
              <w:spacing w:before="40" w:after="40"/>
              <w:ind w:leftChars="0" w:left="0"/>
              <w:jc w:val="center"/>
              <w:rPr>
                <w:rFonts w:ascii="Times New Roman" w:eastAsia="標楷體" w:hAnsi="Times New Roman"/>
                <w:b/>
                <w:sz w:val="22"/>
              </w:rPr>
            </w:pPr>
            <w:r w:rsidRPr="00DF52BE">
              <w:rPr>
                <w:rFonts w:ascii="Times New Roman" w:eastAsia="標楷體" w:hAnsi="Times New Roman" w:hint="eastAsia"/>
                <w:b/>
                <w:sz w:val="22"/>
              </w:rPr>
              <w:t xml:space="preserve">Unit </w:t>
            </w:r>
            <w:r w:rsidR="006E6C76" w:rsidRPr="001C142B">
              <w:rPr>
                <w:rFonts w:ascii="Times New Roman" w:eastAsia="標楷體" w:hAnsi="Times New Roman" w:hint="eastAsia"/>
                <w:b/>
                <w:sz w:val="22"/>
              </w:rPr>
              <w:t>C</w:t>
            </w:r>
            <w:r w:rsidRPr="00DF52BE">
              <w:rPr>
                <w:rFonts w:ascii="Times New Roman" w:eastAsia="標楷體" w:hAnsi="Times New Roman" w:hint="eastAsia"/>
                <w:b/>
                <w:sz w:val="22"/>
              </w:rPr>
              <w:t>ost</w:t>
            </w:r>
            <w:r w:rsidR="001C142B">
              <w:rPr>
                <w:rFonts w:ascii="Times New Roman" w:eastAsia="標楷體" w:hAnsi="Times New Roman"/>
                <w:b/>
                <w:sz w:val="22"/>
              </w:rPr>
              <w:br/>
            </w:r>
            <w:r w:rsidRPr="00DF52BE">
              <w:rPr>
                <w:rFonts w:ascii="Times New Roman" w:eastAsia="標楷體" w:hAnsi="Times New Roman"/>
                <w:b/>
                <w:sz w:val="22"/>
              </w:rPr>
              <w:t>(B)</w:t>
            </w:r>
          </w:p>
        </w:tc>
        <w:tc>
          <w:tcPr>
            <w:tcW w:w="1872" w:type="dxa"/>
            <w:tcBorders>
              <w:top w:val="single" w:sz="4" w:space="0" w:color="auto"/>
              <w:left w:val="single" w:sz="4" w:space="0" w:color="auto"/>
              <w:bottom w:val="single" w:sz="4" w:space="0" w:color="auto"/>
              <w:right w:val="single" w:sz="4" w:space="0" w:color="auto"/>
            </w:tcBorders>
            <w:shd w:val="clear" w:color="auto" w:fill="D9D9D9"/>
            <w:vAlign w:val="bottom"/>
          </w:tcPr>
          <w:p w14:paraId="4E09756B" w14:textId="77777777" w:rsidR="00C60DBC" w:rsidRPr="00DF52BE" w:rsidRDefault="00C60DBC" w:rsidP="001C142B">
            <w:pPr>
              <w:pStyle w:val="ListParagraph"/>
              <w:widowControl/>
              <w:overflowPunct w:val="0"/>
              <w:snapToGrid w:val="0"/>
              <w:spacing w:before="40" w:after="40"/>
              <w:ind w:leftChars="0" w:left="0"/>
              <w:jc w:val="center"/>
              <w:rPr>
                <w:rFonts w:ascii="Times New Roman" w:eastAsia="標楷體" w:hAnsi="Times New Roman"/>
                <w:b/>
                <w:sz w:val="22"/>
              </w:rPr>
            </w:pPr>
            <w:r w:rsidRPr="00DF52BE">
              <w:rPr>
                <w:rFonts w:ascii="Times New Roman" w:eastAsia="標楷體" w:hAnsi="Times New Roman"/>
                <w:b/>
                <w:sz w:val="22"/>
              </w:rPr>
              <w:t>Total</w:t>
            </w:r>
            <w:r w:rsidRPr="00DF52BE">
              <w:rPr>
                <w:rFonts w:ascii="Times New Roman" w:eastAsia="標楷體" w:hAnsi="Times New Roman" w:hint="eastAsia"/>
                <w:b/>
                <w:sz w:val="22"/>
              </w:rPr>
              <w:t xml:space="preserve"> Expenditure</w:t>
            </w:r>
            <w:r w:rsidRPr="001C142B">
              <w:rPr>
                <w:rFonts w:ascii="Times New Roman" w:eastAsia="標楷體" w:hAnsi="Times New Roman"/>
                <w:b/>
                <w:sz w:val="22"/>
              </w:rPr>
              <w:br/>
            </w:r>
            <w:r w:rsidRPr="00DF52BE">
              <w:rPr>
                <w:rFonts w:ascii="Times New Roman" w:eastAsia="標楷體" w:hAnsi="Times New Roman"/>
                <w:b/>
                <w:sz w:val="22"/>
              </w:rPr>
              <w:t>(A)*(B)</w:t>
            </w:r>
          </w:p>
        </w:tc>
      </w:tr>
      <w:tr w:rsidR="00C60DBC" w:rsidRPr="00DF52BE" w14:paraId="4EC55143" w14:textId="77777777" w:rsidTr="001C142B">
        <w:trPr>
          <w:cantSplit/>
          <w:jc w:val="center"/>
        </w:trPr>
        <w:tc>
          <w:tcPr>
            <w:tcW w:w="2808" w:type="dxa"/>
            <w:tcBorders>
              <w:top w:val="single" w:sz="4" w:space="0" w:color="auto"/>
              <w:left w:val="single" w:sz="4" w:space="0" w:color="auto"/>
              <w:bottom w:val="single" w:sz="4" w:space="0" w:color="auto"/>
              <w:right w:val="single" w:sz="4" w:space="0" w:color="auto"/>
            </w:tcBorders>
            <w:vAlign w:val="center"/>
          </w:tcPr>
          <w:p w14:paraId="0620D91A" w14:textId="4F33A3CB" w:rsidR="00233BB4" w:rsidRDefault="007E6733">
            <w:del w:id="101" w:author="Henry Fung" w:date="2026-05-28T14:57:00Z" w16du:dateUtc="2026-05-28T06:57:00Z">
              <w:r w:rsidDel="005C4142">
                <w:delText>Multi-purpose GPU server (New Purchase)</w:delText>
              </w:r>
            </w:del>
          </w:p>
        </w:tc>
        <w:tc>
          <w:tcPr>
            <w:tcW w:w="1152" w:type="dxa"/>
            <w:tcBorders>
              <w:top w:val="single" w:sz="4" w:space="0" w:color="auto"/>
              <w:left w:val="single" w:sz="4" w:space="0" w:color="auto"/>
              <w:bottom w:val="single" w:sz="4" w:space="0" w:color="auto"/>
              <w:right w:val="single" w:sz="4" w:space="0" w:color="auto"/>
            </w:tcBorders>
            <w:vAlign w:val="center"/>
          </w:tcPr>
          <w:p w14:paraId="35357FAF" w14:textId="18B0BC47" w:rsidR="00233BB4" w:rsidRDefault="007E6733">
            <w:del w:id="102" w:author="Henry Fung" w:date="2026-05-28T14:57:00Z" w16du:dateUtc="2026-05-28T06:57:00Z">
              <w:r w:rsidDel="005C4142">
                <w:delText>1</w:delText>
              </w:r>
            </w:del>
          </w:p>
        </w:tc>
        <w:tc>
          <w:tcPr>
            <w:tcW w:w="1584" w:type="dxa"/>
            <w:tcBorders>
              <w:top w:val="single" w:sz="4" w:space="0" w:color="auto"/>
              <w:left w:val="single" w:sz="4" w:space="0" w:color="auto"/>
              <w:bottom w:val="single" w:sz="4" w:space="0" w:color="auto"/>
              <w:right w:val="single" w:sz="4" w:space="0" w:color="auto"/>
            </w:tcBorders>
            <w:vAlign w:val="center"/>
          </w:tcPr>
          <w:p w14:paraId="607020C1" w14:textId="27E1B385" w:rsidR="00233BB4" w:rsidRDefault="007E6733">
            <w:del w:id="103" w:author="Henry Fung" w:date="2026-05-28T14:57:00Z" w16du:dateUtc="2026-05-28T06:57:00Z">
              <w:r w:rsidDel="005C4142">
                <w:delText>13/03/2026</w:delText>
              </w:r>
            </w:del>
          </w:p>
        </w:tc>
        <w:tc>
          <w:tcPr>
            <w:tcW w:w="1872" w:type="dxa"/>
            <w:tcBorders>
              <w:top w:val="single" w:sz="4" w:space="0" w:color="auto"/>
              <w:left w:val="single" w:sz="4" w:space="0" w:color="auto"/>
              <w:bottom w:val="single" w:sz="4" w:space="0" w:color="auto"/>
              <w:right w:val="single" w:sz="4" w:space="0" w:color="auto"/>
            </w:tcBorders>
            <w:vAlign w:val="center"/>
          </w:tcPr>
          <w:p w14:paraId="48A5698C" w14:textId="1F1FF409" w:rsidR="00233BB4" w:rsidRDefault="007E6733">
            <w:pPr>
              <w:jc w:val="right"/>
            </w:pPr>
            <w:del w:id="104" w:author="Henry Fung" w:date="2026-05-28T14:57:00Z" w16du:dateUtc="2026-05-28T06:57:00Z">
              <w:r w:rsidDel="005C4142">
                <w:delText>52,094.00</w:delText>
              </w:r>
            </w:del>
          </w:p>
        </w:tc>
        <w:tc>
          <w:tcPr>
            <w:tcW w:w="1872" w:type="dxa"/>
            <w:tcBorders>
              <w:top w:val="single" w:sz="4" w:space="0" w:color="auto"/>
              <w:left w:val="single" w:sz="4" w:space="0" w:color="auto"/>
              <w:bottom w:val="single" w:sz="4" w:space="0" w:color="auto"/>
              <w:right w:val="single" w:sz="4" w:space="0" w:color="auto"/>
            </w:tcBorders>
            <w:vAlign w:val="center"/>
          </w:tcPr>
          <w:p w14:paraId="0CCF0D1C" w14:textId="59E0C630" w:rsidR="00233BB4" w:rsidRDefault="007E6733">
            <w:pPr>
              <w:jc w:val="right"/>
            </w:pPr>
            <w:del w:id="105" w:author="Henry Fung" w:date="2026-05-28T14:57:00Z" w16du:dateUtc="2026-05-28T06:57:00Z">
              <w:r w:rsidDel="005C4142">
                <w:delText>52,094.00</w:delText>
              </w:r>
            </w:del>
          </w:p>
        </w:tc>
      </w:tr>
      <w:tr w:rsidR="001C2084" w:rsidRPr="00DF52BE" w14:paraId="40441C41" w14:textId="77777777" w:rsidTr="001F56AF">
        <w:trPr>
          <w:cantSplit/>
          <w:jc w:val="center"/>
        </w:trPr>
        <w:tc>
          <w:tcPr>
            <w:tcW w:w="2808" w:type="dxa"/>
            <w:tcBorders>
              <w:top w:val="single" w:sz="4" w:space="0" w:color="auto"/>
              <w:left w:val="single" w:sz="4" w:space="0" w:color="auto"/>
              <w:bottom w:val="single" w:sz="4" w:space="0" w:color="auto"/>
              <w:right w:val="single" w:sz="4" w:space="0" w:color="auto"/>
            </w:tcBorders>
            <w:vAlign w:val="center"/>
          </w:tcPr>
          <w:p w14:paraId="7E369833" w14:textId="6D4CB540" w:rsidR="00233BB4" w:rsidRDefault="007E6733">
            <w:r>
              <w:lastRenderedPageBreak/>
              <w:t>Laptop</w:t>
            </w:r>
            <w:r>
              <w:t xml:space="preserve"> for Marketing (New Purchase)</w:t>
            </w:r>
          </w:p>
        </w:tc>
        <w:tc>
          <w:tcPr>
            <w:tcW w:w="1152" w:type="dxa"/>
            <w:tcBorders>
              <w:top w:val="single" w:sz="4" w:space="0" w:color="auto"/>
              <w:left w:val="single" w:sz="4" w:space="0" w:color="auto"/>
              <w:bottom w:val="single" w:sz="4" w:space="0" w:color="auto"/>
              <w:right w:val="single" w:sz="4" w:space="0" w:color="auto"/>
            </w:tcBorders>
            <w:vAlign w:val="center"/>
          </w:tcPr>
          <w:p w14:paraId="0F79E31A" w14:textId="77777777" w:rsidR="00233BB4" w:rsidRDefault="007E6733">
            <w:r>
              <w:t>1</w:t>
            </w:r>
          </w:p>
        </w:tc>
        <w:tc>
          <w:tcPr>
            <w:tcW w:w="1584" w:type="dxa"/>
            <w:tcBorders>
              <w:top w:val="single" w:sz="4" w:space="0" w:color="auto"/>
              <w:left w:val="single" w:sz="4" w:space="0" w:color="auto"/>
              <w:bottom w:val="single" w:sz="4" w:space="0" w:color="auto"/>
              <w:right w:val="single" w:sz="4" w:space="0" w:color="auto"/>
            </w:tcBorders>
            <w:vAlign w:val="center"/>
          </w:tcPr>
          <w:p w14:paraId="520A189D" w14:textId="77777777" w:rsidR="00233BB4" w:rsidRDefault="007E6733">
            <w:r>
              <w:t>28/05/2025</w:t>
            </w:r>
          </w:p>
        </w:tc>
        <w:tc>
          <w:tcPr>
            <w:tcW w:w="1872" w:type="dxa"/>
            <w:tcBorders>
              <w:top w:val="single" w:sz="4" w:space="0" w:color="auto"/>
              <w:left w:val="single" w:sz="4" w:space="0" w:color="auto"/>
              <w:bottom w:val="single" w:sz="4" w:space="0" w:color="auto"/>
              <w:right w:val="single" w:sz="4" w:space="0" w:color="auto"/>
            </w:tcBorders>
            <w:vAlign w:val="center"/>
          </w:tcPr>
          <w:p w14:paraId="685F1367" w14:textId="77777777" w:rsidR="00233BB4" w:rsidRDefault="007E6733">
            <w:pPr>
              <w:jc w:val="right"/>
            </w:pPr>
            <w:r>
              <w:t>12,999.00</w:t>
            </w:r>
          </w:p>
        </w:tc>
        <w:tc>
          <w:tcPr>
            <w:tcW w:w="1872" w:type="dxa"/>
            <w:tcBorders>
              <w:top w:val="single" w:sz="4" w:space="0" w:color="auto"/>
              <w:left w:val="single" w:sz="4" w:space="0" w:color="auto"/>
              <w:bottom w:val="single" w:sz="4" w:space="0" w:color="auto"/>
              <w:right w:val="single" w:sz="4" w:space="0" w:color="auto"/>
            </w:tcBorders>
            <w:vAlign w:val="center"/>
          </w:tcPr>
          <w:p w14:paraId="2278447D" w14:textId="77777777" w:rsidR="00233BB4" w:rsidRDefault="007E6733">
            <w:pPr>
              <w:jc w:val="right"/>
            </w:pPr>
            <w:r>
              <w:t>12,999.00</w:t>
            </w:r>
          </w:p>
        </w:tc>
      </w:tr>
      <w:tr w:rsidR="00C60DBC" w:rsidRPr="00DF52BE" w14:paraId="04EA43A6" w14:textId="77777777" w:rsidTr="001C142B">
        <w:trPr>
          <w:cantSplit/>
          <w:jc w:val="center"/>
        </w:trPr>
        <w:tc>
          <w:tcPr>
            <w:tcW w:w="2808" w:type="dxa"/>
            <w:tcBorders>
              <w:top w:val="single" w:sz="4" w:space="0" w:color="auto"/>
              <w:left w:val="single" w:sz="4" w:space="0" w:color="auto"/>
              <w:bottom w:val="single" w:sz="4" w:space="0" w:color="auto"/>
              <w:right w:val="single" w:sz="4" w:space="0" w:color="auto"/>
            </w:tcBorders>
            <w:vAlign w:val="center"/>
          </w:tcPr>
          <w:p w14:paraId="7AE842BA" w14:textId="77777777" w:rsidR="00233BB4" w:rsidRDefault="007E6733">
            <w:r>
              <w:t>Multi-core cluster server (New Purchase)</w:t>
            </w:r>
          </w:p>
        </w:tc>
        <w:tc>
          <w:tcPr>
            <w:tcW w:w="1152" w:type="dxa"/>
            <w:tcBorders>
              <w:top w:val="single" w:sz="4" w:space="0" w:color="auto"/>
              <w:left w:val="single" w:sz="4" w:space="0" w:color="auto"/>
              <w:bottom w:val="single" w:sz="4" w:space="0" w:color="auto"/>
              <w:right w:val="single" w:sz="4" w:space="0" w:color="auto"/>
            </w:tcBorders>
            <w:vAlign w:val="center"/>
          </w:tcPr>
          <w:p w14:paraId="3B54D92C" w14:textId="77777777" w:rsidR="00233BB4" w:rsidRDefault="007E6733">
            <w:r>
              <w:t>1</w:t>
            </w:r>
          </w:p>
        </w:tc>
        <w:tc>
          <w:tcPr>
            <w:tcW w:w="1584" w:type="dxa"/>
            <w:tcBorders>
              <w:top w:val="single" w:sz="4" w:space="0" w:color="auto"/>
              <w:left w:val="single" w:sz="4" w:space="0" w:color="auto"/>
              <w:bottom w:val="single" w:sz="4" w:space="0" w:color="auto"/>
              <w:right w:val="single" w:sz="4" w:space="0" w:color="auto"/>
            </w:tcBorders>
            <w:vAlign w:val="center"/>
          </w:tcPr>
          <w:p w14:paraId="411C53B6" w14:textId="77777777" w:rsidR="00233BB4" w:rsidRDefault="007E6733">
            <w:r>
              <w:t>02/10/2025</w:t>
            </w:r>
          </w:p>
        </w:tc>
        <w:tc>
          <w:tcPr>
            <w:tcW w:w="1872" w:type="dxa"/>
            <w:tcBorders>
              <w:top w:val="single" w:sz="4" w:space="0" w:color="auto"/>
              <w:left w:val="single" w:sz="4" w:space="0" w:color="auto"/>
              <w:bottom w:val="single" w:sz="4" w:space="0" w:color="auto"/>
              <w:right w:val="single" w:sz="4" w:space="0" w:color="auto"/>
            </w:tcBorders>
            <w:vAlign w:val="center"/>
          </w:tcPr>
          <w:p w14:paraId="76C44814" w14:textId="77777777" w:rsidR="00233BB4" w:rsidRDefault="007E6733">
            <w:pPr>
              <w:jc w:val="right"/>
            </w:pPr>
            <w:r>
              <w:t>18,313.43</w:t>
            </w:r>
          </w:p>
        </w:tc>
        <w:tc>
          <w:tcPr>
            <w:tcW w:w="1872" w:type="dxa"/>
            <w:tcBorders>
              <w:top w:val="single" w:sz="4" w:space="0" w:color="auto"/>
              <w:left w:val="single" w:sz="4" w:space="0" w:color="auto"/>
              <w:bottom w:val="single" w:sz="4" w:space="0" w:color="auto"/>
              <w:right w:val="single" w:sz="4" w:space="0" w:color="auto"/>
            </w:tcBorders>
            <w:vAlign w:val="center"/>
          </w:tcPr>
          <w:p w14:paraId="630E14BC" w14:textId="77777777" w:rsidR="00233BB4" w:rsidRDefault="007E6733">
            <w:pPr>
              <w:jc w:val="right"/>
            </w:pPr>
            <w:r>
              <w:t>18,313.43</w:t>
            </w:r>
          </w:p>
        </w:tc>
      </w:tr>
      <w:tr w:rsidR="005C4142" w:rsidRPr="00DF52BE" w14:paraId="5DB21499" w14:textId="77777777" w:rsidTr="001C142B">
        <w:trPr>
          <w:cantSplit/>
          <w:jc w:val="center"/>
          <w:ins w:id="106" w:author="Henry Fung" w:date="2026-05-28T14:56:00Z" w16du:dateUtc="2026-05-28T06:56:00Z"/>
        </w:trPr>
        <w:tc>
          <w:tcPr>
            <w:tcW w:w="2808" w:type="dxa"/>
            <w:tcBorders>
              <w:top w:val="single" w:sz="4" w:space="0" w:color="auto"/>
              <w:left w:val="single" w:sz="4" w:space="0" w:color="auto"/>
              <w:bottom w:val="single" w:sz="4" w:space="0" w:color="auto"/>
              <w:right w:val="single" w:sz="4" w:space="0" w:color="auto"/>
            </w:tcBorders>
            <w:vAlign w:val="center"/>
          </w:tcPr>
          <w:p w14:paraId="154D9501" w14:textId="3B904B4F" w:rsidR="005C4142" w:rsidRDefault="005C4142" w:rsidP="005C4142">
            <w:pPr>
              <w:rPr>
                <w:ins w:id="107" w:author="Henry Fung" w:date="2026-05-28T14:56:00Z" w16du:dateUtc="2026-05-28T06:56:00Z"/>
              </w:rPr>
            </w:pPr>
            <w:ins w:id="108" w:author="Henry Fung" w:date="2026-05-28T14:57:00Z" w16du:dateUtc="2026-05-28T06:57:00Z">
              <w:r>
                <w:t>Computation and Rendering Server</w:t>
              </w:r>
              <w:r>
                <w:t xml:space="preserve"> (New Purchase)</w:t>
              </w:r>
            </w:ins>
          </w:p>
        </w:tc>
        <w:tc>
          <w:tcPr>
            <w:tcW w:w="1152" w:type="dxa"/>
            <w:tcBorders>
              <w:top w:val="single" w:sz="4" w:space="0" w:color="auto"/>
              <w:left w:val="single" w:sz="4" w:space="0" w:color="auto"/>
              <w:bottom w:val="single" w:sz="4" w:space="0" w:color="auto"/>
              <w:right w:val="single" w:sz="4" w:space="0" w:color="auto"/>
            </w:tcBorders>
            <w:vAlign w:val="center"/>
          </w:tcPr>
          <w:p w14:paraId="5C5A16F0" w14:textId="67485D5D" w:rsidR="005C4142" w:rsidRDefault="005C4142" w:rsidP="005C4142">
            <w:pPr>
              <w:rPr>
                <w:ins w:id="109" w:author="Henry Fung" w:date="2026-05-28T14:56:00Z" w16du:dateUtc="2026-05-28T06:56:00Z"/>
              </w:rPr>
            </w:pPr>
            <w:ins w:id="110" w:author="Henry Fung" w:date="2026-05-28T14:57:00Z" w16du:dateUtc="2026-05-28T06:57:00Z">
              <w:r>
                <w:t>1</w:t>
              </w:r>
            </w:ins>
          </w:p>
        </w:tc>
        <w:tc>
          <w:tcPr>
            <w:tcW w:w="1584" w:type="dxa"/>
            <w:tcBorders>
              <w:top w:val="single" w:sz="4" w:space="0" w:color="auto"/>
              <w:left w:val="single" w:sz="4" w:space="0" w:color="auto"/>
              <w:bottom w:val="single" w:sz="4" w:space="0" w:color="auto"/>
              <w:right w:val="single" w:sz="4" w:space="0" w:color="auto"/>
            </w:tcBorders>
            <w:vAlign w:val="center"/>
          </w:tcPr>
          <w:p w14:paraId="072ECB49" w14:textId="5E3299AA" w:rsidR="005C4142" w:rsidRDefault="005C4142" w:rsidP="005C4142">
            <w:pPr>
              <w:rPr>
                <w:ins w:id="111" w:author="Henry Fung" w:date="2026-05-28T14:56:00Z" w16du:dateUtc="2026-05-28T06:56:00Z"/>
              </w:rPr>
            </w:pPr>
            <w:ins w:id="112" w:author="Henry Fung" w:date="2026-05-28T14:57:00Z" w16du:dateUtc="2026-05-28T06:57:00Z">
              <w:r>
                <w:t>13/03/2026</w:t>
              </w:r>
            </w:ins>
          </w:p>
        </w:tc>
        <w:tc>
          <w:tcPr>
            <w:tcW w:w="1872" w:type="dxa"/>
            <w:tcBorders>
              <w:top w:val="single" w:sz="4" w:space="0" w:color="auto"/>
              <w:left w:val="single" w:sz="4" w:space="0" w:color="auto"/>
              <w:bottom w:val="single" w:sz="4" w:space="0" w:color="auto"/>
              <w:right w:val="single" w:sz="4" w:space="0" w:color="auto"/>
            </w:tcBorders>
            <w:vAlign w:val="center"/>
          </w:tcPr>
          <w:p w14:paraId="293957AF" w14:textId="563E09A4" w:rsidR="005C4142" w:rsidRDefault="005C4142" w:rsidP="005C4142">
            <w:pPr>
              <w:jc w:val="right"/>
              <w:rPr>
                <w:ins w:id="113" w:author="Henry Fung" w:date="2026-05-28T14:56:00Z" w16du:dateUtc="2026-05-28T06:56:00Z"/>
              </w:rPr>
            </w:pPr>
            <w:ins w:id="114" w:author="Henry Fung" w:date="2026-05-28T14:57:00Z" w16du:dateUtc="2026-05-28T06:57:00Z">
              <w:r>
                <w:t>52,094.00</w:t>
              </w:r>
            </w:ins>
          </w:p>
        </w:tc>
        <w:tc>
          <w:tcPr>
            <w:tcW w:w="1872" w:type="dxa"/>
            <w:tcBorders>
              <w:top w:val="single" w:sz="4" w:space="0" w:color="auto"/>
              <w:left w:val="single" w:sz="4" w:space="0" w:color="auto"/>
              <w:bottom w:val="single" w:sz="4" w:space="0" w:color="auto"/>
              <w:right w:val="single" w:sz="4" w:space="0" w:color="auto"/>
            </w:tcBorders>
            <w:vAlign w:val="center"/>
          </w:tcPr>
          <w:p w14:paraId="17E595D7" w14:textId="2504AE39" w:rsidR="005C4142" w:rsidRDefault="005C4142" w:rsidP="005C4142">
            <w:pPr>
              <w:jc w:val="right"/>
              <w:rPr>
                <w:ins w:id="115" w:author="Henry Fung" w:date="2026-05-28T14:56:00Z" w16du:dateUtc="2026-05-28T06:56:00Z"/>
              </w:rPr>
            </w:pPr>
            <w:ins w:id="116" w:author="Henry Fung" w:date="2026-05-28T14:57:00Z" w16du:dateUtc="2026-05-28T06:57:00Z">
              <w:r>
                <w:t>52,094.00</w:t>
              </w:r>
            </w:ins>
          </w:p>
        </w:tc>
      </w:tr>
      <w:tr w:rsidR="001C142B" w:rsidRPr="00DF52BE" w14:paraId="14100A03" w14:textId="77777777" w:rsidTr="001C142B">
        <w:trPr>
          <w:cantSplit/>
          <w:jc w:val="center"/>
        </w:trPr>
        <w:tc>
          <w:tcPr>
            <w:tcW w:w="2808" w:type="dxa"/>
            <w:tcBorders>
              <w:top w:val="single" w:sz="4" w:space="0" w:color="auto"/>
              <w:left w:val="nil"/>
              <w:bottom w:val="nil"/>
              <w:right w:val="nil"/>
            </w:tcBorders>
            <w:vAlign w:val="center"/>
          </w:tcPr>
          <w:p w14:paraId="08CE6F91" w14:textId="77777777" w:rsidR="001C142B" w:rsidRPr="00DF52BE" w:rsidRDefault="001C142B" w:rsidP="001C142B">
            <w:pPr>
              <w:pStyle w:val="ListParagraph"/>
              <w:snapToGrid w:val="0"/>
              <w:spacing w:before="40" w:after="40"/>
              <w:ind w:leftChars="0" w:left="0"/>
              <w:jc w:val="left"/>
              <w:rPr>
                <w:rFonts w:ascii="Times New Roman" w:eastAsia="標楷體" w:hAnsi="Times New Roman"/>
                <w:b/>
                <w:i/>
                <w:sz w:val="22"/>
              </w:rPr>
            </w:pPr>
          </w:p>
        </w:tc>
        <w:tc>
          <w:tcPr>
            <w:tcW w:w="1152" w:type="dxa"/>
            <w:tcBorders>
              <w:top w:val="single" w:sz="4" w:space="0" w:color="auto"/>
              <w:left w:val="nil"/>
              <w:bottom w:val="nil"/>
              <w:right w:val="nil"/>
            </w:tcBorders>
            <w:vAlign w:val="center"/>
          </w:tcPr>
          <w:p w14:paraId="61CDCEAD" w14:textId="77777777" w:rsidR="001C142B" w:rsidRPr="00DF52BE" w:rsidRDefault="001C142B" w:rsidP="001C142B">
            <w:pPr>
              <w:pStyle w:val="ListParagraph"/>
              <w:snapToGrid w:val="0"/>
              <w:spacing w:before="40" w:after="40"/>
              <w:ind w:leftChars="0" w:left="0"/>
              <w:jc w:val="left"/>
              <w:rPr>
                <w:rFonts w:ascii="Times New Roman" w:eastAsia="標楷體" w:hAnsi="Times New Roman"/>
                <w:b/>
                <w:i/>
                <w:sz w:val="22"/>
              </w:rPr>
            </w:pPr>
          </w:p>
        </w:tc>
        <w:tc>
          <w:tcPr>
            <w:tcW w:w="1584" w:type="dxa"/>
            <w:tcBorders>
              <w:top w:val="single" w:sz="4" w:space="0" w:color="auto"/>
              <w:left w:val="nil"/>
              <w:bottom w:val="nil"/>
              <w:right w:val="nil"/>
            </w:tcBorders>
            <w:vAlign w:val="center"/>
          </w:tcPr>
          <w:p w14:paraId="6BB9E253" w14:textId="77777777" w:rsidR="001C142B" w:rsidRPr="00DF52BE" w:rsidRDefault="001C142B" w:rsidP="001C142B">
            <w:pPr>
              <w:pStyle w:val="ListParagraph"/>
              <w:snapToGrid w:val="0"/>
              <w:spacing w:before="40" w:after="40"/>
              <w:ind w:leftChars="0" w:left="0"/>
              <w:jc w:val="left"/>
              <w:rPr>
                <w:rFonts w:ascii="Times New Roman" w:eastAsia="標楷體" w:hAnsi="Times New Roman"/>
                <w:b/>
                <w:i/>
                <w:sz w:val="22"/>
              </w:rPr>
            </w:pPr>
          </w:p>
        </w:tc>
        <w:tc>
          <w:tcPr>
            <w:tcW w:w="1872" w:type="dxa"/>
            <w:tcBorders>
              <w:top w:val="single" w:sz="4" w:space="0" w:color="auto"/>
              <w:left w:val="nil"/>
              <w:bottom w:val="nil"/>
              <w:right w:val="nil"/>
            </w:tcBorders>
            <w:vAlign w:val="center"/>
          </w:tcPr>
          <w:p w14:paraId="2E3E58AC" w14:textId="77777777" w:rsidR="00233BB4" w:rsidRDefault="007E6733">
            <w:r>
              <w:t>Total</w:t>
            </w:r>
          </w:p>
        </w:tc>
        <w:tc>
          <w:tcPr>
            <w:tcW w:w="1872" w:type="dxa"/>
            <w:tcBorders>
              <w:top w:val="single" w:sz="4" w:space="0" w:color="auto"/>
              <w:left w:val="single" w:sz="4" w:space="0" w:color="auto"/>
              <w:bottom w:val="double" w:sz="4" w:space="0" w:color="auto"/>
              <w:right w:val="single" w:sz="4" w:space="0" w:color="auto"/>
            </w:tcBorders>
            <w:vAlign w:val="center"/>
          </w:tcPr>
          <w:p w14:paraId="28DC994D" w14:textId="77777777" w:rsidR="00233BB4" w:rsidRDefault="007E6733">
            <w:pPr>
              <w:jc w:val="right"/>
            </w:pPr>
            <w:r>
              <w:t>83,406.43</w:t>
            </w:r>
          </w:p>
        </w:tc>
      </w:tr>
    </w:tbl>
    <w:p w14:paraId="28C58908" w14:textId="77777777" w:rsidR="00C60DBC" w:rsidRPr="00DF52BE" w:rsidRDefault="00C60DBC" w:rsidP="003754A5">
      <w:pPr>
        <w:pStyle w:val="ListParagraph"/>
        <w:keepNext/>
        <w:widowControl/>
        <w:numPr>
          <w:ilvl w:val="0"/>
          <w:numId w:val="30"/>
        </w:numPr>
        <w:overflowPunct w:val="0"/>
        <w:snapToGrid w:val="0"/>
        <w:spacing w:before="360" w:after="240"/>
        <w:ind w:leftChars="0" w:left="547" w:hanging="547"/>
        <w:rPr>
          <w:rFonts w:ascii="Times New Roman" w:eastAsia="細明體" w:hAnsi="Times New Roman"/>
          <w:b/>
          <w:szCs w:val="24"/>
          <w:u w:val="single"/>
        </w:rPr>
      </w:pPr>
      <w:r w:rsidRPr="00DF52BE">
        <w:rPr>
          <w:rFonts w:ascii="Times New Roman" w:hAnsi="Times New Roman" w:hint="eastAsia"/>
          <w:b/>
          <w:szCs w:val="24"/>
          <w:u w:val="single"/>
        </w:rPr>
        <w:t>Other Direct Costs</w:t>
      </w:r>
    </w:p>
    <w:tbl>
      <w:tblPr>
        <w:tblW w:w="9288" w:type="dxa"/>
        <w:jc w:val="center"/>
        <w:tblBorders>
          <w:top w:val="single" w:sz="4" w:space="0" w:color="000000"/>
          <w:left w:val="single" w:sz="4" w:space="0" w:color="000000"/>
          <w:bottom w:val="single" w:sz="4" w:space="0" w:color="000000"/>
          <w:right w:val="single" w:sz="4" w:space="0" w:color="000000"/>
          <w:insideV w:val="single" w:sz="4" w:space="0" w:color="000000"/>
        </w:tblBorders>
        <w:tblLayout w:type="fixed"/>
        <w:tblLook w:val="04A0" w:firstRow="1" w:lastRow="0" w:firstColumn="1" w:lastColumn="0" w:noHBand="0" w:noVBand="1"/>
      </w:tblPr>
      <w:tblGrid>
        <w:gridCol w:w="4392"/>
        <w:gridCol w:w="1152"/>
        <w:gridCol w:w="1872"/>
        <w:gridCol w:w="1872"/>
      </w:tblGrid>
      <w:tr w:rsidR="00FC5DC6" w:rsidRPr="00DF52BE" w14:paraId="5602B65A" w14:textId="77777777" w:rsidTr="001C142B">
        <w:trPr>
          <w:cantSplit/>
          <w:tblHeader/>
          <w:jc w:val="center"/>
        </w:trPr>
        <w:tc>
          <w:tcPr>
            <w:tcW w:w="4392" w:type="dxa"/>
            <w:tcBorders>
              <w:top w:val="single" w:sz="4" w:space="0" w:color="auto"/>
              <w:left w:val="single" w:sz="4" w:space="0" w:color="auto"/>
              <w:bottom w:val="single" w:sz="4" w:space="0" w:color="auto"/>
              <w:right w:val="single" w:sz="4" w:space="0" w:color="auto"/>
            </w:tcBorders>
            <w:shd w:val="clear" w:color="auto" w:fill="D9D9D9"/>
            <w:vAlign w:val="bottom"/>
          </w:tcPr>
          <w:p w14:paraId="769726BA" w14:textId="77777777" w:rsidR="00FC5DC6" w:rsidRPr="00DF52BE" w:rsidRDefault="00FC5DC6" w:rsidP="001C142B">
            <w:pPr>
              <w:pStyle w:val="ListParagraph"/>
              <w:widowControl/>
              <w:overflowPunct w:val="0"/>
              <w:snapToGrid w:val="0"/>
              <w:spacing w:before="40" w:after="40"/>
              <w:ind w:leftChars="0" w:left="0"/>
              <w:jc w:val="center"/>
              <w:rPr>
                <w:rFonts w:ascii="Times New Roman" w:eastAsia="標楷體" w:hAnsi="Times New Roman"/>
                <w:b/>
                <w:sz w:val="22"/>
              </w:rPr>
            </w:pPr>
            <w:r w:rsidRPr="00DF52BE">
              <w:rPr>
                <w:rFonts w:ascii="Times New Roman" w:eastAsia="標楷體" w:hAnsi="Times New Roman" w:hint="eastAsia"/>
                <w:b/>
                <w:sz w:val="22"/>
              </w:rPr>
              <w:t>Item</w:t>
            </w:r>
          </w:p>
        </w:tc>
        <w:tc>
          <w:tcPr>
            <w:tcW w:w="1152" w:type="dxa"/>
            <w:tcBorders>
              <w:top w:val="single" w:sz="4" w:space="0" w:color="auto"/>
              <w:left w:val="single" w:sz="4" w:space="0" w:color="auto"/>
              <w:bottom w:val="single" w:sz="4" w:space="0" w:color="auto"/>
              <w:right w:val="single" w:sz="4" w:space="0" w:color="auto"/>
            </w:tcBorders>
            <w:shd w:val="clear" w:color="auto" w:fill="D9D9D9"/>
            <w:vAlign w:val="bottom"/>
          </w:tcPr>
          <w:p w14:paraId="6C7BDA6C" w14:textId="77777777" w:rsidR="00FC5DC6" w:rsidRPr="00DF52BE" w:rsidRDefault="00FC5DC6" w:rsidP="001C142B">
            <w:pPr>
              <w:pStyle w:val="ListParagraph"/>
              <w:widowControl/>
              <w:overflowPunct w:val="0"/>
              <w:snapToGrid w:val="0"/>
              <w:spacing w:before="40" w:after="40"/>
              <w:ind w:leftChars="0" w:left="0"/>
              <w:jc w:val="center"/>
              <w:rPr>
                <w:rFonts w:ascii="Times New Roman" w:eastAsia="標楷體" w:hAnsi="Times New Roman"/>
                <w:b/>
                <w:sz w:val="22"/>
              </w:rPr>
            </w:pPr>
            <w:r w:rsidRPr="00DF52BE">
              <w:rPr>
                <w:rFonts w:ascii="Times New Roman" w:eastAsia="標楷體" w:hAnsi="Times New Roman" w:hint="eastAsia"/>
                <w:b/>
                <w:sz w:val="22"/>
              </w:rPr>
              <w:t>Quantity</w:t>
            </w:r>
            <w:r w:rsidR="009D1AAC" w:rsidRPr="00DF52BE">
              <w:rPr>
                <w:rFonts w:ascii="Times New Roman" w:eastAsia="標楷體" w:hAnsi="Times New Roman"/>
                <w:b/>
                <w:sz w:val="22"/>
              </w:rPr>
              <w:t xml:space="preserve"> and</w:t>
            </w:r>
            <w:r w:rsidR="00250D40" w:rsidRPr="001C142B">
              <w:rPr>
                <w:rFonts w:ascii="Times New Roman" w:eastAsia="標楷體" w:hAnsi="Times New Roman"/>
                <w:b/>
                <w:sz w:val="22"/>
              </w:rPr>
              <w:t> </w:t>
            </w:r>
            <w:r w:rsidR="009D1AAC" w:rsidRPr="00DF52BE">
              <w:rPr>
                <w:rFonts w:ascii="Times New Roman" w:eastAsia="標楷體" w:hAnsi="Times New Roman"/>
                <w:b/>
                <w:sz w:val="22"/>
              </w:rPr>
              <w:t>Unit</w:t>
            </w:r>
            <w:r w:rsidR="001C142B">
              <w:rPr>
                <w:rFonts w:ascii="Times New Roman" w:eastAsia="標楷體" w:hAnsi="Times New Roman"/>
                <w:b/>
                <w:sz w:val="22"/>
              </w:rPr>
              <w:br/>
            </w:r>
            <w:r w:rsidRPr="00DF52BE">
              <w:rPr>
                <w:rFonts w:ascii="Times New Roman" w:eastAsia="標楷體" w:hAnsi="Times New Roman" w:hint="eastAsia"/>
                <w:b/>
                <w:sz w:val="22"/>
              </w:rPr>
              <w:t>(A)</w:t>
            </w:r>
          </w:p>
        </w:tc>
        <w:tc>
          <w:tcPr>
            <w:tcW w:w="1872" w:type="dxa"/>
            <w:tcBorders>
              <w:top w:val="single" w:sz="4" w:space="0" w:color="auto"/>
              <w:left w:val="single" w:sz="4" w:space="0" w:color="auto"/>
              <w:bottom w:val="single" w:sz="4" w:space="0" w:color="auto"/>
              <w:right w:val="single" w:sz="4" w:space="0" w:color="auto"/>
            </w:tcBorders>
            <w:shd w:val="clear" w:color="auto" w:fill="D9D9D9"/>
            <w:vAlign w:val="bottom"/>
          </w:tcPr>
          <w:p w14:paraId="31822D44" w14:textId="77777777" w:rsidR="00FC5DC6" w:rsidRPr="00DF52BE" w:rsidRDefault="00FC5DC6" w:rsidP="001C142B">
            <w:pPr>
              <w:pStyle w:val="ListParagraph"/>
              <w:widowControl/>
              <w:overflowPunct w:val="0"/>
              <w:snapToGrid w:val="0"/>
              <w:spacing w:before="40" w:after="40"/>
              <w:ind w:leftChars="0" w:left="0"/>
              <w:jc w:val="center"/>
              <w:rPr>
                <w:rFonts w:ascii="Times New Roman" w:eastAsia="標楷體" w:hAnsi="Times New Roman"/>
                <w:b/>
                <w:sz w:val="22"/>
              </w:rPr>
            </w:pPr>
            <w:r w:rsidRPr="00DF52BE">
              <w:rPr>
                <w:rFonts w:ascii="Times New Roman" w:eastAsia="標楷體" w:hAnsi="Times New Roman" w:hint="eastAsia"/>
                <w:b/>
                <w:sz w:val="22"/>
              </w:rPr>
              <w:t xml:space="preserve">Unit </w:t>
            </w:r>
            <w:r w:rsidR="006E6C76" w:rsidRPr="001C142B">
              <w:rPr>
                <w:rFonts w:ascii="Times New Roman" w:eastAsia="標楷體" w:hAnsi="Times New Roman" w:hint="eastAsia"/>
                <w:b/>
                <w:sz w:val="22"/>
              </w:rPr>
              <w:t>C</w:t>
            </w:r>
            <w:r w:rsidRPr="00DF52BE">
              <w:rPr>
                <w:rFonts w:ascii="Times New Roman" w:eastAsia="標楷體" w:hAnsi="Times New Roman" w:hint="eastAsia"/>
                <w:b/>
                <w:sz w:val="22"/>
              </w:rPr>
              <w:t>ost</w:t>
            </w:r>
            <w:r w:rsidR="001C142B">
              <w:rPr>
                <w:rFonts w:ascii="Times New Roman" w:eastAsia="標楷體" w:hAnsi="Times New Roman"/>
                <w:b/>
                <w:sz w:val="22"/>
              </w:rPr>
              <w:br/>
            </w:r>
            <w:r w:rsidRPr="00DF52BE">
              <w:rPr>
                <w:rFonts w:ascii="Times New Roman" w:eastAsia="標楷體" w:hAnsi="Times New Roman"/>
                <w:b/>
                <w:sz w:val="22"/>
              </w:rPr>
              <w:t>(B)</w:t>
            </w:r>
          </w:p>
        </w:tc>
        <w:tc>
          <w:tcPr>
            <w:tcW w:w="1872" w:type="dxa"/>
            <w:tcBorders>
              <w:top w:val="single" w:sz="4" w:space="0" w:color="auto"/>
              <w:left w:val="single" w:sz="4" w:space="0" w:color="auto"/>
              <w:bottom w:val="single" w:sz="4" w:space="0" w:color="auto"/>
              <w:right w:val="single" w:sz="4" w:space="0" w:color="auto"/>
            </w:tcBorders>
            <w:shd w:val="clear" w:color="auto" w:fill="D9D9D9"/>
            <w:vAlign w:val="bottom"/>
          </w:tcPr>
          <w:p w14:paraId="07A2F5BE" w14:textId="77777777" w:rsidR="00FC5DC6" w:rsidRPr="00DF52BE" w:rsidRDefault="00FC5DC6" w:rsidP="001C142B">
            <w:pPr>
              <w:pStyle w:val="ListParagraph"/>
              <w:widowControl/>
              <w:overflowPunct w:val="0"/>
              <w:snapToGrid w:val="0"/>
              <w:spacing w:before="40" w:after="40"/>
              <w:ind w:leftChars="0" w:left="0"/>
              <w:jc w:val="center"/>
              <w:rPr>
                <w:rFonts w:ascii="Times New Roman" w:eastAsia="標楷體" w:hAnsi="Times New Roman"/>
                <w:b/>
                <w:sz w:val="22"/>
              </w:rPr>
            </w:pPr>
            <w:r w:rsidRPr="00DF52BE">
              <w:rPr>
                <w:rFonts w:ascii="Times New Roman" w:eastAsia="標楷體" w:hAnsi="Times New Roman"/>
                <w:b/>
                <w:sz w:val="22"/>
              </w:rPr>
              <w:t>Total</w:t>
            </w:r>
            <w:r w:rsidRPr="00DF52BE">
              <w:rPr>
                <w:rFonts w:ascii="Times New Roman" w:eastAsia="標楷體" w:hAnsi="Times New Roman" w:hint="eastAsia"/>
                <w:b/>
                <w:sz w:val="22"/>
              </w:rPr>
              <w:t xml:space="preserve"> Expenditure</w:t>
            </w:r>
            <w:r w:rsidRPr="001C142B">
              <w:rPr>
                <w:rFonts w:ascii="Times New Roman" w:eastAsia="標楷體" w:hAnsi="Times New Roman"/>
                <w:b/>
                <w:sz w:val="22"/>
              </w:rPr>
              <w:br/>
            </w:r>
            <w:r w:rsidRPr="00DF52BE">
              <w:rPr>
                <w:rFonts w:ascii="Times New Roman" w:eastAsia="標楷體" w:hAnsi="Times New Roman"/>
                <w:b/>
                <w:sz w:val="22"/>
              </w:rPr>
              <w:t>(A)*(B)</w:t>
            </w:r>
          </w:p>
        </w:tc>
      </w:tr>
      <w:tr w:rsidR="00FC5DC6" w:rsidRPr="00DF52BE" w14:paraId="142C90FB" w14:textId="77777777" w:rsidTr="001C142B">
        <w:trPr>
          <w:cantSplit/>
          <w:jc w:val="center"/>
        </w:trPr>
        <w:tc>
          <w:tcPr>
            <w:tcW w:w="4392" w:type="dxa"/>
            <w:tcBorders>
              <w:top w:val="single" w:sz="4" w:space="0" w:color="auto"/>
              <w:left w:val="single" w:sz="4" w:space="0" w:color="auto"/>
              <w:bottom w:val="single" w:sz="4" w:space="0" w:color="auto"/>
              <w:right w:val="single" w:sz="4" w:space="0" w:color="auto"/>
            </w:tcBorders>
            <w:vAlign w:val="center"/>
          </w:tcPr>
          <w:p w14:paraId="31F1D825" w14:textId="77777777" w:rsidR="00233BB4" w:rsidRDefault="007E6733">
            <w:r>
              <w:t>Company Running Cost</w:t>
            </w:r>
          </w:p>
        </w:tc>
        <w:tc>
          <w:tcPr>
            <w:tcW w:w="1152" w:type="dxa"/>
            <w:tcBorders>
              <w:top w:val="single" w:sz="4" w:space="0" w:color="auto"/>
              <w:left w:val="single" w:sz="4" w:space="0" w:color="auto"/>
              <w:bottom w:val="single" w:sz="4" w:space="0" w:color="auto"/>
              <w:right w:val="single" w:sz="4" w:space="0" w:color="auto"/>
            </w:tcBorders>
            <w:vAlign w:val="center"/>
          </w:tcPr>
          <w:p w14:paraId="25FDCD9F" w14:textId="77777777" w:rsidR="00233BB4" w:rsidRDefault="007E6733">
            <w:r>
              <w:t>1</w:t>
            </w:r>
          </w:p>
        </w:tc>
        <w:tc>
          <w:tcPr>
            <w:tcW w:w="1872" w:type="dxa"/>
            <w:tcBorders>
              <w:top w:val="single" w:sz="4" w:space="0" w:color="auto"/>
              <w:left w:val="single" w:sz="4" w:space="0" w:color="auto"/>
              <w:bottom w:val="single" w:sz="4" w:space="0" w:color="auto"/>
              <w:right w:val="single" w:sz="4" w:space="0" w:color="auto"/>
            </w:tcBorders>
            <w:vAlign w:val="center"/>
          </w:tcPr>
          <w:p w14:paraId="14C61FDC" w14:textId="77777777" w:rsidR="00233BB4" w:rsidRDefault="007E6733">
            <w:pPr>
              <w:jc w:val="right"/>
            </w:pPr>
            <w:r>
              <w:t>51,062.73</w:t>
            </w:r>
          </w:p>
        </w:tc>
        <w:tc>
          <w:tcPr>
            <w:tcW w:w="1872" w:type="dxa"/>
            <w:tcBorders>
              <w:top w:val="single" w:sz="4" w:space="0" w:color="auto"/>
              <w:left w:val="single" w:sz="4" w:space="0" w:color="auto"/>
              <w:bottom w:val="single" w:sz="4" w:space="0" w:color="auto"/>
              <w:right w:val="single" w:sz="4" w:space="0" w:color="auto"/>
            </w:tcBorders>
            <w:vAlign w:val="center"/>
          </w:tcPr>
          <w:p w14:paraId="0FC0FF42" w14:textId="77777777" w:rsidR="00233BB4" w:rsidRDefault="007E6733">
            <w:pPr>
              <w:jc w:val="right"/>
            </w:pPr>
            <w:r>
              <w:t>51,062.73</w:t>
            </w:r>
          </w:p>
        </w:tc>
      </w:tr>
      <w:tr w:rsidR="001C2084" w:rsidRPr="00DF52BE" w14:paraId="25F79EC8" w14:textId="77777777" w:rsidTr="001F56AF">
        <w:trPr>
          <w:cantSplit/>
          <w:jc w:val="center"/>
        </w:trPr>
        <w:tc>
          <w:tcPr>
            <w:tcW w:w="4392" w:type="dxa"/>
            <w:tcBorders>
              <w:top w:val="single" w:sz="4" w:space="0" w:color="auto"/>
              <w:left w:val="single" w:sz="4" w:space="0" w:color="auto"/>
              <w:bottom w:val="single" w:sz="4" w:space="0" w:color="auto"/>
              <w:right w:val="single" w:sz="4" w:space="0" w:color="auto"/>
            </w:tcBorders>
            <w:vAlign w:val="center"/>
          </w:tcPr>
          <w:p w14:paraId="7A0D53A0" w14:textId="77777777" w:rsidR="00233BB4" w:rsidRDefault="007E6733">
            <w:r>
              <w:t>Legal, audit, accounting, registration, mandatory insurance for employees, patent application and company secretary fee</w:t>
            </w:r>
          </w:p>
        </w:tc>
        <w:tc>
          <w:tcPr>
            <w:tcW w:w="1152" w:type="dxa"/>
            <w:tcBorders>
              <w:top w:val="single" w:sz="4" w:space="0" w:color="auto"/>
              <w:left w:val="single" w:sz="4" w:space="0" w:color="auto"/>
              <w:bottom w:val="single" w:sz="4" w:space="0" w:color="auto"/>
              <w:right w:val="single" w:sz="4" w:space="0" w:color="auto"/>
            </w:tcBorders>
            <w:vAlign w:val="center"/>
          </w:tcPr>
          <w:p w14:paraId="6C4E1A5B" w14:textId="7878CDE1" w:rsidR="00233BB4" w:rsidRDefault="005C4142">
            <w:ins w:id="117" w:author="Henry Fung" w:date="2026-05-28T14:59:00Z" w16du:dateUtc="2026-05-28T06:59:00Z">
              <w:r>
                <w:t>6 orders</w:t>
              </w:r>
            </w:ins>
            <w:del w:id="118" w:author="Henry Fung" w:date="2026-05-28T14:59:00Z" w16du:dateUtc="2026-05-28T06:59:00Z">
              <w:r w:rsidR="007E6733" w:rsidDel="005C4142">
                <w:delText>1</w:delText>
              </w:r>
            </w:del>
          </w:p>
        </w:tc>
        <w:tc>
          <w:tcPr>
            <w:tcW w:w="1872" w:type="dxa"/>
            <w:tcBorders>
              <w:top w:val="single" w:sz="4" w:space="0" w:color="auto"/>
              <w:left w:val="single" w:sz="4" w:space="0" w:color="auto"/>
              <w:bottom w:val="single" w:sz="4" w:space="0" w:color="auto"/>
              <w:right w:val="single" w:sz="4" w:space="0" w:color="auto"/>
            </w:tcBorders>
            <w:vAlign w:val="center"/>
          </w:tcPr>
          <w:p w14:paraId="0B561138" w14:textId="0A4A180C" w:rsidR="00233BB4" w:rsidRDefault="007E6733">
            <w:pPr>
              <w:jc w:val="right"/>
            </w:pPr>
            <w:del w:id="119" w:author="Henry Fung" w:date="2026-05-28T14:59:00Z" w16du:dateUtc="2026-05-28T06:59:00Z">
              <w:r w:rsidDel="005C4142">
                <w:delText>25</w:delText>
              </w:r>
            </w:del>
            <w:ins w:id="120" w:author="Henry Fung" w:date="2026-05-28T14:59:00Z" w16du:dateUtc="2026-05-28T06:59:00Z">
              <w:r w:rsidR="005C4142">
                <w:t>4</w:t>
              </w:r>
            </w:ins>
            <w:r>
              <w:t>,</w:t>
            </w:r>
            <w:del w:id="121" w:author="Henry Fung" w:date="2026-05-28T14:59:00Z" w16du:dateUtc="2026-05-28T06:59:00Z">
              <w:r w:rsidDel="005C4142">
                <w:delText>9</w:delText>
              </w:r>
            </w:del>
            <w:ins w:id="122" w:author="Henry Fung" w:date="2026-05-28T14:59:00Z" w16du:dateUtc="2026-05-28T06:59:00Z">
              <w:r w:rsidR="005C4142">
                <w:t>3</w:t>
              </w:r>
            </w:ins>
            <w:r>
              <w:t>2</w:t>
            </w:r>
            <w:ins w:id="123" w:author="Henry Fung" w:date="2026-05-28T15:00:00Z" w16du:dateUtc="2026-05-28T07:00:00Z">
              <w:r w:rsidR="005C4142">
                <w:t>0</w:t>
              </w:r>
            </w:ins>
            <w:del w:id="124" w:author="Henry Fung" w:date="2026-05-28T15:00:00Z" w16du:dateUtc="2026-05-28T07:00:00Z">
              <w:r w:rsidDel="005C4142">
                <w:delText>2</w:delText>
              </w:r>
            </w:del>
            <w:r>
              <w:t>.</w:t>
            </w:r>
            <w:ins w:id="125" w:author="Henry Fung" w:date="2026-05-28T15:00:00Z" w16du:dateUtc="2026-05-28T07:00:00Z">
              <w:r w:rsidR="005C4142">
                <w:t>37</w:t>
              </w:r>
            </w:ins>
            <w:del w:id="126" w:author="Henry Fung" w:date="2026-05-28T15:00:00Z" w16du:dateUtc="2026-05-28T07:00:00Z">
              <w:r w:rsidDel="005C4142">
                <w:delText>19</w:delText>
              </w:r>
            </w:del>
          </w:p>
        </w:tc>
        <w:tc>
          <w:tcPr>
            <w:tcW w:w="1872" w:type="dxa"/>
            <w:tcBorders>
              <w:top w:val="single" w:sz="4" w:space="0" w:color="auto"/>
              <w:left w:val="single" w:sz="4" w:space="0" w:color="auto"/>
              <w:bottom w:val="single" w:sz="4" w:space="0" w:color="auto"/>
              <w:right w:val="single" w:sz="4" w:space="0" w:color="auto"/>
            </w:tcBorders>
            <w:vAlign w:val="center"/>
          </w:tcPr>
          <w:p w14:paraId="7FDF4411" w14:textId="77777777" w:rsidR="00233BB4" w:rsidRDefault="007E6733">
            <w:pPr>
              <w:jc w:val="right"/>
            </w:pPr>
            <w:r>
              <w:t>25,922.19</w:t>
            </w:r>
          </w:p>
        </w:tc>
      </w:tr>
      <w:tr w:rsidR="00FC5DC6" w:rsidRPr="00DF52BE" w14:paraId="00D4589B" w14:textId="77777777" w:rsidTr="001C142B">
        <w:trPr>
          <w:cantSplit/>
          <w:jc w:val="center"/>
        </w:trPr>
        <w:tc>
          <w:tcPr>
            <w:tcW w:w="4392" w:type="dxa"/>
            <w:tcBorders>
              <w:top w:val="single" w:sz="4" w:space="0" w:color="auto"/>
              <w:left w:val="single" w:sz="4" w:space="0" w:color="auto"/>
              <w:bottom w:val="single" w:sz="4" w:space="0" w:color="auto"/>
              <w:right w:val="single" w:sz="4" w:space="0" w:color="auto"/>
            </w:tcBorders>
            <w:vAlign w:val="center"/>
          </w:tcPr>
          <w:p w14:paraId="33433F41" w14:textId="77777777" w:rsidR="00233BB4" w:rsidRDefault="007E6733">
            <w:r>
              <w:t>Marketing and Promotion</w:t>
            </w:r>
          </w:p>
        </w:tc>
        <w:tc>
          <w:tcPr>
            <w:tcW w:w="1152" w:type="dxa"/>
            <w:tcBorders>
              <w:top w:val="single" w:sz="4" w:space="0" w:color="auto"/>
              <w:left w:val="single" w:sz="4" w:space="0" w:color="auto"/>
              <w:bottom w:val="single" w:sz="4" w:space="0" w:color="auto"/>
              <w:right w:val="single" w:sz="4" w:space="0" w:color="auto"/>
            </w:tcBorders>
            <w:vAlign w:val="center"/>
          </w:tcPr>
          <w:p w14:paraId="35DE7CDA" w14:textId="16AFF1AA" w:rsidR="00233BB4" w:rsidRDefault="005C4142">
            <w:ins w:id="127" w:author="Henry Fung" w:date="2026-05-28T14:59:00Z" w16du:dateUtc="2026-05-28T06:59:00Z">
              <w:r>
                <w:t>2</w:t>
              </w:r>
            </w:ins>
            <w:del w:id="128" w:author="Henry Fung" w:date="2026-05-28T14:59:00Z" w16du:dateUtc="2026-05-28T06:59:00Z">
              <w:r w:rsidR="007E6733" w:rsidDel="005C4142">
                <w:delText>1</w:delText>
              </w:r>
            </w:del>
          </w:p>
        </w:tc>
        <w:tc>
          <w:tcPr>
            <w:tcW w:w="1872" w:type="dxa"/>
            <w:tcBorders>
              <w:top w:val="single" w:sz="4" w:space="0" w:color="auto"/>
              <w:left w:val="single" w:sz="4" w:space="0" w:color="auto"/>
              <w:bottom w:val="single" w:sz="4" w:space="0" w:color="auto"/>
              <w:right w:val="single" w:sz="4" w:space="0" w:color="auto"/>
            </w:tcBorders>
            <w:vAlign w:val="center"/>
          </w:tcPr>
          <w:p w14:paraId="336881AD" w14:textId="0543B577" w:rsidR="00233BB4" w:rsidRDefault="007E6733">
            <w:pPr>
              <w:jc w:val="right"/>
            </w:pPr>
            <w:del w:id="129" w:author="Henry Fung" w:date="2026-05-28T14:59:00Z" w16du:dateUtc="2026-05-28T06:59:00Z">
              <w:r w:rsidDel="005C4142">
                <w:delText>26</w:delText>
              </w:r>
            </w:del>
            <w:ins w:id="130" w:author="Henry Fung" w:date="2026-05-28T14:59:00Z" w16du:dateUtc="2026-05-28T06:59:00Z">
              <w:r w:rsidR="005C4142">
                <w:t>18</w:t>
              </w:r>
            </w:ins>
            <w:r>
              <w:t>,</w:t>
            </w:r>
            <w:ins w:id="131" w:author="Henry Fung" w:date="2026-05-28T14:59:00Z" w16du:dateUtc="2026-05-28T06:59:00Z">
              <w:r w:rsidR="005C4142">
                <w:t>425</w:t>
              </w:r>
            </w:ins>
            <w:del w:id="132" w:author="Henry Fung" w:date="2026-05-28T14:59:00Z" w16du:dateUtc="2026-05-28T06:59:00Z">
              <w:r w:rsidDel="005C4142">
                <w:delText>000</w:delText>
              </w:r>
            </w:del>
            <w:r>
              <w:t>.00</w:t>
            </w:r>
          </w:p>
        </w:tc>
        <w:tc>
          <w:tcPr>
            <w:tcW w:w="1872" w:type="dxa"/>
            <w:tcBorders>
              <w:top w:val="single" w:sz="4" w:space="0" w:color="auto"/>
              <w:left w:val="single" w:sz="4" w:space="0" w:color="auto"/>
              <w:bottom w:val="single" w:sz="4" w:space="0" w:color="auto"/>
              <w:right w:val="single" w:sz="4" w:space="0" w:color="auto"/>
            </w:tcBorders>
            <w:vAlign w:val="center"/>
          </w:tcPr>
          <w:p w14:paraId="4B439274" w14:textId="3E7FDA45" w:rsidR="00233BB4" w:rsidRDefault="005C4142">
            <w:pPr>
              <w:jc w:val="right"/>
            </w:pPr>
            <w:ins w:id="133" w:author="Henry Fung" w:date="2026-05-28T14:58:00Z" w16du:dateUtc="2026-05-28T06:58:00Z">
              <w:r>
                <w:t>3</w:t>
              </w:r>
            </w:ins>
            <w:del w:id="134" w:author="Henry Fung" w:date="2026-05-28T14:58:00Z" w16du:dateUtc="2026-05-28T06:58:00Z">
              <w:r w:rsidR="007E6733" w:rsidDel="005C4142">
                <w:delText>2</w:delText>
              </w:r>
            </w:del>
            <w:r w:rsidR="007E6733">
              <w:t>6,</w:t>
            </w:r>
            <w:del w:id="135" w:author="Henry Fung" w:date="2026-05-28T14:58:00Z" w16du:dateUtc="2026-05-28T06:58:00Z">
              <w:r w:rsidR="007E6733" w:rsidDel="005C4142">
                <w:delText>00</w:delText>
              </w:r>
            </w:del>
            <w:ins w:id="136" w:author="Henry Fung" w:date="2026-05-28T14:58:00Z" w16du:dateUtc="2026-05-28T06:58:00Z">
              <w:r>
                <w:t>85</w:t>
              </w:r>
            </w:ins>
            <w:r w:rsidR="007E6733">
              <w:t>0.00</w:t>
            </w:r>
          </w:p>
        </w:tc>
      </w:tr>
      <w:tr w:rsidR="00FC5DC6" w:rsidRPr="00DF52BE" w:rsidDel="005C4142" w14:paraId="3910C665" w14:textId="5C6EB59A" w:rsidTr="001C142B">
        <w:trPr>
          <w:cantSplit/>
          <w:jc w:val="center"/>
          <w:del w:id="137" w:author="Henry Fung" w:date="2026-05-28T14:58:00Z" w16du:dateUtc="2026-05-28T06:58:00Z"/>
        </w:trPr>
        <w:tc>
          <w:tcPr>
            <w:tcW w:w="4392" w:type="dxa"/>
            <w:tcBorders>
              <w:top w:val="single" w:sz="4" w:space="0" w:color="auto"/>
              <w:left w:val="single" w:sz="4" w:space="0" w:color="auto"/>
              <w:bottom w:val="single" w:sz="4" w:space="0" w:color="auto"/>
              <w:right w:val="single" w:sz="4" w:space="0" w:color="auto"/>
            </w:tcBorders>
            <w:vAlign w:val="center"/>
          </w:tcPr>
          <w:p w14:paraId="7A56465A" w14:textId="78C2C9CC" w:rsidR="00233BB4" w:rsidDel="005C4142" w:rsidRDefault="007E6733">
            <w:pPr>
              <w:rPr>
                <w:del w:id="138" w:author="Henry Fung" w:date="2026-05-28T14:58:00Z" w16du:dateUtc="2026-05-28T06:58:00Z"/>
              </w:rPr>
            </w:pPr>
            <w:del w:id="139" w:author="Henry Fung" w:date="2026-05-28T14:58:00Z" w16du:dateUtc="2026-05-28T06:58:00Z">
              <w:r w:rsidDel="005C4142">
                <w:delText>Exhibitions</w:delText>
              </w:r>
            </w:del>
          </w:p>
        </w:tc>
        <w:tc>
          <w:tcPr>
            <w:tcW w:w="1152" w:type="dxa"/>
            <w:tcBorders>
              <w:top w:val="single" w:sz="4" w:space="0" w:color="auto"/>
              <w:left w:val="single" w:sz="4" w:space="0" w:color="auto"/>
              <w:bottom w:val="single" w:sz="4" w:space="0" w:color="auto"/>
              <w:right w:val="single" w:sz="4" w:space="0" w:color="auto"/>
            </w:tcBorders>
            <w:vAlign w:val="center"/>
          </w:tcPr>
          <w:p w14:paraId="5AD5DF35" w14:textId="08A2C1BE" w:rsidR="00233BB4" w:rsidDel="005C4142" w:rsidRDefault="007E6733">
            <w:pPr>
              <w:rPr>
                <w:del w:id="140" w:author="Henry Fung" w:date="2026-05-28T14:58:00Z" w16du:dateUtc="2026-05-28T06:58:00Z"/>
              </w:rPr>
            </w:pPr>
            <w:del w:id="141" w:author="Henry Fung" w:date="2026-05-28T14:58:00Z" w16du:dateUtc="2026-05-28T06:58:00Z">
              <w:r w:rsidDel="005C4142">
                <w:delText>1</w:delText>
              </w:r>
            </w:del>
          </w:p>
        </w:tc>
        <w:tc>
          <w:tcPr>
            <w:tcW w:w="1872" w:type="dxa"/>
            <w:tcBorders>
              <w:top w:val="single" w:sz="4" w:space="0" w:color="auto"/>
              <w:left w:val="single" w:sz="4" w:space="0" w:color="auto"/>
              <w:bottom w:val="single" w:sz="4" w:space="0" w:color="auto"/>
              <w:right w:val="single" w:sz="4" w:space="0" w:color="auto"/>
            </w:tcBorders>
            <w:vAlign w:val="center"/>
          </w:tcPr>
          <w:p w14:paraId="59E0DF7A" w14:textId="027F40B9" w:rsidR="00233BB4" w:rsidDel="005C4142" w:rsidRDefault="007E6733">
            <w:pPr>
              <w:jc w:val="right"/>
              <w:rPr>
                <w:del w:id="142" w:author="Henry Fung" w:date="2026-05-28T14:58:00Z" w16du:dateUtc="2026-05-28T06:58:00Z"/>
              </w:rPr>
            </w:pPr>
            <w:del w:id="143" w:author="Henry Fung" w:date="2026-05-28T14:58:00Z" w16du:dateUtc="2026-05-28T06:58:00Z">
              <w:r w:rsidDel="005C4142">
                <w:delText>10,850.00</w:delText>
              </w:r>
            </w:del>
          </w:p>
        </w:tc>
        <w:tc>
          <w:tcPr>
            <w:tcW w:w="1872" w:type="dxa"/>
            <w:tcBorders>
              <w:top w:val="single" w:sz="4" w:space="0" w:color="auto"/>
              <w:left w:val="single" w:sz="4" w:space="0" w:color="auto"/>
              <w:bottom w:val="single" w:sz="4" w:space="0" w:color="auto"/>
              <w:right w:val="single" w:sz="4" w:space="0" w:color="auto"/>
            </w:tcBorders>
            <w:vAlign w:val="center"/>
          </w:tcPr>
          <w:p w14:paraId="22EA2264" w14:textId="2046EFEA" w:rsidR="00233BB4" w:rsidDel="005C4142" w:rsidRDefault="007E6733">
            <w:pPr>
              <w:jc w:val="right"/>
              <w:rPr>
                <w:del w:id="144" w:author="Henry Fung" w:date="2026-05-28T14:58:00Z" w16du:dateUtc="2026-05-28T06:58:00Z"/>
              </w:rPr>
            </w:pPr>
            <w:del w:id="145" w:author="Henry Fung" w:date="2026-05-28T14:58:00Z" w16du:dateUtc="2026-05-28T06:58:00Z">
              <w:r w:rsidDel="005C4142">
                <w:delText>10,850.00</w:delText>
              </w:r>
            </w:del>
          </w:p>
        </w:tc>
      </w:tr>
      <w:tr w:rsidR="001C142B" w:rsidRPr="00DF52BE" w14:paraId="72F3F576" w14:textId="77777777" w:rsidTr="001C142B">
        <w:trPr>
          <w:cantSplit/>
          <w:jc w:val="center"/>
        </w:trPr>
        <w:tc>
          <w:tcPr>
            <w:tcW w:w="4392" w:type="dxa"/>
            <w:tcBorders>
              <w:top w:val="single" w:sz="4" w:space="0" w:color="auto"/>
              <w:left w:val="nil"/>
              <w:bottom w:val="nil"/>
              <w:right w:val="nil"/>
            </w:tcBorders>
            <w:vAlign w:val="center"/>
          </w:tcPr>
          <w:p w14:paraId="44E871BC" w14:textId="77777777" w:rsidR="001C142B" w:rsidRPr="00DF52BE" w:rsidRDefault="001C142B" w:rsidP="001C142B">
            <w:pPr>
              <w:pStyle w:val="ListParagraph"/>
              <w:widowControl/>
              <w:overflowPunct w:val="0"/>
              <w:snapToGrid w:val="0"/>
              <w:spacing w:before="40" w:after="40"/>
              <w:ind w:leftChars="0" w:left="0"/>
              <w:jc w:val="left"/>
              <w:rPr>
                <w:rFonts w:ascii="Times New Roman" w:eastAsia="標楷體" w:hAnsi="Times New Roman"/>
                <w:b/>
                <w:i/>
                <w:sz w:val="22"/>
              </w:rPr>
            </w:pPr>
          </w:p>
        </w:tc>
        <w:tc>
          <w:tcPr>
            <w:tcW w:w="1152" w:type="dxa"/>
            <w:tcBorders>
              <w:top w:val="single" w:sz="4" w:space="0" w:color="auto"/>
              <w:left w:val="nil"/>
              <w:bottom w:val="nil"/>
              <w:right w:val="nil"/>
            </w:tcBorders>
            <w:vAlign w:val="center"/>
          </w:tcPr>
          <w:p w14:paraId="144A5D23" w14:textId="77777777" w:rsidR="001C142B" w:rsidRPr="00DF52BE" w:rsidRDefault="001C142B" w:rsidP="001C142B">
            <w:pPr>
              <w:pStyle w:val="ListParagraph"/>
              <w:widowControl/>
              <w:overflowPunct w:val="0"/>
              <w:snapToGrid w:val="0"/>
              <w:spacing w:before="40" w:after="40"/>
              <w:ind w:leftChars="0" w:left="0"/>
              <w:jc w:val="left"/>
              <w:rPr>
                <w:rFonts w:ascii="Times New Roman" w:eastAsia="標楷體" w:hAnsi="Times New Roman"/>
                <w:b/>
                <w:i/>
                <w:sz w:val="22"/>
              </w:rPr>
            </w:pPr>
          </w:p>
        </w:tc>
        <w:tc>
          <w:tcPr>
            <w:tcW w:w="1872" w:type="dxa"/>
            <w:tcBorders>
              <w:top w:val="single" w:sz="4" w:space="0" w:color="auto"/>
              <w:left w:val="nil"/>
              <w:bottom w:val="nil"/>
              <w:right w:val="nil"/>
            </w:tcBorders>
            <w:vAlign w:val="center"/>
          </w:tcPr>
          <w:p w14:paraId="0B360C5B" w14:textId="77777777" w:rsidR="00233BB4" w:rsidRDefault="007E6733">
            <w:r>
              <w:t>Total</w:t>
            </w:r>
          </w:p>
        </w:tc>
        <w:tc>
          <w:tcPr>
            <w:tcW w:w="1872" w:type="dxa"/>
            <w:tcBorders>
              <w:top w:val="single" w:sz="4" w:space="0" w:color="auto"/>
              <w:left w:val="single" w:sz="4" w:space="0" w:color="auto"/>
              <w:bottom w:val="double" w:sz="4" w:space="0" w:color="auto"/>
              <w:right w:val="single" w:sz="4" w:space="0" w:color="auto"/>
            </w:tcBorders>
            <w:vAlign w:val="center"/>
          </w:tcPr>
          <w:p w14:paraId="3384B11D" w14:textId="77777777" w:rsidR="00233BB4" w:rsidRDefault="007E6733">
            <w:pPr>
              <w:jc w:val="right"/>
            </w:pPr>
            <w:r>
              <w:t>113,834.92</w:t>
            </w:r>
          </w:p>
        </w:tc>
      </w:tr>
    </w:tbl>
    <w:p w14:paraId="738610EB" w14:textId="77777777" w:rsidR="00252965" w:rsidRPr="00DF52BE" w:rsidRDefault="00252965" w:rsidP="006E6C76">
      <w:pPr>
        <w:tabs>
          <w:tab w:val="left" w:pos="426"/>
        </w:tabs>
        <w:spacing w:beforeLines="50" w:before="180" w:afterLines="50" w:after="180"/>
        <w:rPr>
          <w:rFonts w:ascii="Times New Roman" w:hAnsi="Times New Roman"/>
          <w:b/>
          <w:szCs w:val="24"/>
        </w:rPr>
        <w:sectPr w:rsidR="00252965" w:rsidRPr="00DF52BE" w:rsidSect="00F40D75">
          <w:headerReference w:type="even" r:id="rId11"/>
          <w:headerReference w:type="default" r:id="rId12"/>
          <w:footerReference w:type="even" r:id="rId13"/>
          <w:footerReference w:type="default" r:id="rId14"/>
          <w:headerReference w:type="first" r:id="rId15"/>
          <w:footerReference w:type="first" r:id="rId16"/>
          <w:pgSz w:w="11907" w:h="16840" w:code="9"/>
          <w:pgMar w:top="1440" w:right="1440" w:bottom="1440" w:left="1440" w:header="720" w:footer="720" w:gutter="0"/>
          <w:cols w:space="720"/>
          <w:noEndnote/>
          <w:titlePg/>
          <w:docGrid w:type="lines" w:linePitch="360"/>
        </w:sectPr>
      </w:pPr>
    </w:p>
    <w:p w14:paraId="637805D2" w14:textId="77777777" w:rsidR="001C142B" w:rsidRDefault="001C142B">
      <w:pPr>
        <w:widowControl/>
        <w:jc w:val="left"/>
        <w:rPr>
          <w:rFonts w:ascii="Times New Roman" w:hAnsi="Times New Roman"/>
        </w:rPr>
      </w:pPr>
      <w:r>
        <w:rPr>
          <w:rFonts w:ascii="Times New Roman" w:hAnsi="Times New Roman"/>
        </w:rPr>
        <w:br w:type="page"/>
      </w:r>
    </w:p>
    <w:p w14:paraId="1B934E9B" w14:textId="77777777" w:rsidR="003663D5" w:rsidRPr="00DF52BE" w:rsidRDefault="00064977" w:rsidP="001C142B">
      <w:pPr>
        <w:widowControl/>
        <w:tabs>
          <w:tab w:val="left" w:pos="426"/>
        </w:tabs>
        <w:overflowPunct w:val="0"/>
        <w:snapToGrid w:val="0"/>
        <w:spacing w:after="240"/>
        <w:rPr>
          <w:rFonts w:ascii="Times New Roman" w:hAnsi="Times New Roman"/>
          <w:i/>
          <w:szCs w:val="24"/>
        </w:rPr>
      </w:pPr>
      <w:r>
        <w:rPr>
          <w:rFonts w:ascii="Times New Roman" w:hAnsi="Times New Roman"/>
          <w:b/>
          <w:u w:val="single"/>
        </w:rPr>
        <w:lastRenderedPageBreak/>
        <w:t>SECTION </w:t>
      </w:r>
      <w:r w:rsidR="00E55452" w:rsidRPr="00DF52BE">
        <w:rPr>
          <w:rFonts w:ascii="Times New Roman" w:hAnsi="Times New Roman" w:hint="eastAsia"/>
          <w:b/>
          <w:u w:val="single"/>
        </w:rPr>
        <w:t>B</w:t>
      </w:r>
      <w:r>
        <w:rPr>
          <w:rFonts w:ascii="Times New Roman" w:hAnsi="Times New Roman"/>
          <w:b/>
          <w:u w:val="single"/>
        </w:rPr>
        <w:br/>
      </w:r>
      <w:r w:rsidR="00E55452" w:rsidRPr="00DF52BE">
        <w:rPr>
          <w:rFonts w:ascii="Times New Roman" w:hAnsi="Times New Roman"/>
        </w:rPr>
        <w:t>(</w:t>
      </w:r>
      <w:r w:rsidR="00E55452" w:rsidRPr="00DF52BE">
        <w:rPr>
          <w:rFonts w:ascii="Times New Roman" w:hAnsi="Times New Roman" w:hint="eastAsia"/>
          <w:i/>
          <w:szCs w:val="24"/>
        </w:rPr>
        <w:t xml:space="preserve">To be completed by </w:t>
      </w:r>
      <w:r w:rsidR="00E55452" w:rsidRPr="00DF52BE">
        <w:rPr>
          <w:rFonts w:ascii="Times New Roman" w:eastAsia="SimSun" w:hAnsi="Times New Roman" w:hint="eastAsia"/>
          <w:i/>
          <w:szCs w:val="24"/>
          <w:lang w:eastAsia="zh-CN"/>
        </w:rPr>
        <w:t xml:space="preserve">the </w:t>
      </w:r>
      <w:r w:rsidR="00E966E5" w:rsidRPr="00DF52BE">
        <w:rPr>
          <w:rFonts w:ascii="Times New Roman" w:hAnsi="Times New Roman" w:hint="eastAsia"/>
          <w:i/>
          <w:szCs w:val="24"/>
        </w:rPr>
        <w:t xml:space="preserve">person-in-charge of the </w:t>
      </w:r>
      <w:r w:rsidR="00E55452" w:rsidRPr="00DF52BE">
        <w:rPr>
          <w:rFonts w:ascii="Times New Roman" w:hAnsi="Times New Roman" w:hint="eastAsia"/>
          <w:i/>
          <w:szCs w:val="24"/>
        </w:rPr>
        <w:t xml:space="preserve">funded </w:t>
      </w:r>
      <w:r w:rsidR="001C4326" w:rsidRPr="00DF52BE">
        <w:rPr>
          <w:rFonts w:ascii="Times New Roman" w:hAnsi="Times New Roman" w:hint="eastAsia"/>
          <w:i/>
          <w:szCs w:val="24"/>
        </w:rPr>
        <w:t>start-up</w:t>
      </w:r>
      <w:r w:rsidR="00E55452" w:rsidRPr="00DF52BE">
        <w:rPr>
          <w:rFonts w:ascii="Times New Roman" w:hAnsi="Times New Roman" w:hint="eastAsia"/>
          <w:i/>
          <w:szCs w:val="24"/>
        </w:rPr>
        <w:t>)</w:t>
      </w:r>
    </w:p>
    <w:p w14:paraId="3F44AD47" w14:textId="77777777" w:rsidR="003663D5" w:rsidRPr="00DF52BE" w:rsidRDefault="003663D5" w:rsidP="001C142B">
      <w:pPr>
        <w:widowControl/>
        <w:tabs>
          <w:tab w:val="left" w:pos="426"/>
        </w:tabs>
        <w:overflowPunct w:val="0"/>
        <w:snapToGrid w:val="0"/>
        <w:spacing w:after="240"/>
        <w:rPr>
          <w:rFonts w:ascii="Times New Roman" w:hAnsi="Times New Roman"/>
          <w:szCs w:val="24"/>
        </w:rPr>
      </w:pPr>
      <w:r w:rsidRPr="00DF52BE">
        <w:rPr>
          <w:rFonts w:ascii="Times New Roman" w:hAnsi="Times New Roman" w:hint="eastAsia"/>
          <w:i/>
          <w:szCs w:val="24"/>
        </w:rPr>
        <w:t xml:space="preserve">I/We </w:t>
      </w:r>
      <w:r w:rsidRPr="00DF52BE">
        <w:rPr>
          <w:rFonts w:ascii="Times New Roman" w:hAnsi="Times New Roman" w:hint="eastAsia"/>
          <w:szCs w:val="24"/>
        </w:rPr>
        <w:t>conf</w:t>
      </w:r>
      <w:r w:rsidR="001C142B">
        <w:rPr>
          <w:rFonts w:ascii="Times New Roman" w:hAnsi="Times New Roman" w:hint="eastAsia"/>
          <w:szCs w:val="24"/>
        </w:rPr>
        <w:t>irm that all entries in Section </w:t>
      </w:r>
      <w:r w:rsidRPr="00DF52BE">
        <w:rPr>
          <w:rFonts w:ascii="Times New Roman" w:hAnsi="Times New Roman" w:hint="eastAsia"/>
          <w:szCs w:val="24"/>
        </w:rPr>
        <w:t>A</w:t>
      </w:r>
      <w:r w:rsidR="001C142B">
        <w:rPr>
          <w:rFonts w:ascii="Times New Roman" w:hAnsi="Times New Roman"/>
          <w:szCs w:val="24"/>
          <w:lang w:val="en-US"/>
        </w:rPr>
        <w:t> </w:t>
      </w:r>
      <w:r w:rsidRPr="00DF52BE">
        <w:rPr>
          <w:rFonts w:ascii="Times New Roman" w:hAnsi="Times New Roman"/>
          <w:szCs w:val="24"/>
        </w:rPr>
        <w:t>–</w:t>
      </w:r>
    </w:p>
    <w:p w14:paraId="246E1B64" w14:textId="77777777" w:rsidR="003663D5" w:rsidRPr="00DF52BE" w:rsidRDefault="003663D5" w:rsidP="001C142B">
      <w:pPr>
        <w:widowControl/>
        <w:numPr>
          <w:ilvl w:val="0"/>
          <w:numId w:val="46"/>
        </w:numPr>
        <w:overflowPunct w:val="0"/>
        <w:snapToGrid w:val="0"/>
        <w:spacing w:after="240"/>
        <w:ind w:left="540" w:hanging="515"/>
        <w:rPr>
          <w:rFonts w:ascii="Times New Roman" w:eastAsia="細明體" w:hAnsi="Times New Roman"/>
          <w:b/>
          <w:szCs w:val="24"/>
        </w:rPr>
      </w:pPr>
      <w:r w:rsidRPr="00DF52BE">
        <w:rPr>
          <w:rFonts w:ascii="Times New Roman" w:hAnsi="Times New Roman" w:hint="eastAsia"/>
          <w:szCs w:val="24"/>
        </w:rPr>
        <w:t xml:space="preserve">were incurred by the </w:t>
      </w:r>
      <w:r w:rsidR="001C4326" w:rsidRPr="00DF52BE">
        <w:rPr>
          <w:rFonts w:ascii="Times New Roman" w:hAnsi="Times New Roman" w:hint="eastAsia"/>
          <w:szCs w:val="24"/>
        </w:rPr>
        <w:t>start-up</w:t>
      </w:r>
      <w:r w:rsidR="001C142B">
        <w:rPr>
          <w:rFonts w:ascii="Times New Roman" w:hAnsi="Times New Roman" w:hint="eastAsia"/>
          <w:szCs w:val="24"/>
        </w:rPr>
        <w:t xml:space="preserve"> named in Section </w:t>
      </w:r>
      <w:r w:rsidR="0085433A" w:rsidRPr="00DF52BE">
        <w:rPr>
          <w:rFonts w:ascii="Times New Roman" w:hAnsi="Times New Roman" w:hint="eastAsia"/>
          <w:szCs w:val="24"/>
        </w:rPr>
        <w:t xml:space="preserve">A; </w:t>
      </w:r>
    </w:p>
    <w:p w14:paraId="10B5D3DB" w14:textId="77777777" w:rsidR="003663D5" w:rsidRPr="00DF52BE" w:rsidRDefault="003663D5" w:rsidP="001C142B">
      <w:pPr>
        <w:widowControl/>
        <w:numPr>
          <w:ilvl w:val="0"/>
          <w:numId w:val="46"/>
        </w:numPr>
        <w:overflowPunct w:val="0"/>
        <w:snapToGrid w:val="0"/>
        <w:spacing w:after="240"/>
        <w:ind w:left="540" w:hanging="515"/>
        <w:rPr>
          <w:rFonts w:ascii="Times New Roman" w:eastAsia="細明體" w:hAnsi="Times New Roman"/>
          <w:b/>
          <w:szCs w:val="24"/>
        </w:rPr>
      </w:pPr>
      <w:r w:rsidRPr="00DF52BE">
        <w:rPr>
          <w:rFonts w:ascii="Times New Roman" w:hAnsi="Times New Roman" w:hint="eastAsia"/>
          <w:szCs w:val="24"/>
        </w:rPr>
        <w:t xml:space="preserve">are </w:t>
      </w:r>
      <w:r w:rsidR="00002E9E" w:rsidRPr="00DF52BE">
        <w:rPr>
          <w:rFonts w:ascii="Times New Roman" w:hAnsi="Times New Roman" w:hint="eastAsia"/>
          <w:szCs w:val="24"/>
        </w:rPr>
        <w:t>in line</w:t>
      </w:r>
      <w:r w:rsidRPr="00DF52BE">
        <w:rPr>
          <w:rFonts w:ascii="Times New Roman" w:hAnsi="Times New Roman" w:hint="eastAsia"/>
          <w:szCs w:val="24"/>
        </w:rPr>
        <w:t xml:space="preserve"> with th</w:t>
      </w:r>
      <w:r w:rsidR="00776AE6" w:rsidRPr="00DF52BE">
        <w:rPr>
          <w:rFonts w:ascii="Times New Roman" w:hAnsi="Times New Roman" w:hint="eastAsia"/>
          <w:szCs w:val="24"/>
        </w:rPr>
        <w:t>ose</w:t>
      </w:r>
      <w:r w:rsidRPr="00DF52BE">
        <w:rPr>
          <w:rFonts w:ascii="Times New Roman" w:hAnsi="Times New Roman" w:hint="eastAsia"/>
          <w:szCs w:val="24"/>
        </w:rPr>
        <w:t xml:space="preserve"> listed in the application form</w:t>
      </w:r>
      <w:r w:rsidR="00C51ADF" w:rsidRPr="00DF52BE">
        <w:rPr>
          <w:rFonts w:ascii="Times New Roman" w:hAnsi="Times New Roman" w:hint="eastAsia"/>
          <w:szCs w:val="24"/>
        </w:rPr>
        <w:t>,</w:t>
      </w:r>
      <w:r w:rsidRPr="00DF52BE">
        <w:rPr>
          <w:rFonts w:ascii="Times New Roman" w:hAnsi="Times New Roman" w:hint="eastAsia"/>
          <w:szCs w:val="24"/>
        </w:rPr>
        <w:t xml:space="preserve"> business proposal</w:t>
      </w:r>
      <w:r w:rsidR="00776AE6" w:rsidRPr="00DF52BE">
        <w:rPr>
          <w:rFonts w:ascii="Times New Roman" w:hAnsi="Times New Roman" w:hint="eastAsia"/>
          <w:szCs w:val="24"/>
        </w:rPr>
        <w:t xml:space="preserve"> </w:t>
      </w:r>
      <w:r w:rsidR="00C51ADF" w:rsidRPr="00DF52BE">
        <w:rPr>
          <w:rFonts w:ascii="Times New Roman" w:hAnsi="Times New Roman" w:hint="eastAsia"/>
          <w:szCs w:val="24"/>
        </w:rPr>
        <w:t xml:space="preserve">and/or subsequent change request(s) </w:t>
      </w:r>
      <w:r w:rsidR="00E35549" w:rsidRPr="00DF52BE">
        <w:rPr>
          <w:rFonts w:ascii="Times New Roman" w:hAnsi="Times New Roman" w:hint="eastAsia"/>
          <w:szCs w:val="24"/>
        </w:rPr>
        <w:t>agre</w:t>
      </w:r>
      <w:r w:rsidR="00C51ADF" w:rsidRPr="00DF52BE">
        <w:rPr>
          <w:rFonts w:ascii="Times New Roman" w:hAnsi="Times New Roman" w:hint="eastAsia"/>
          <w:szCs w:val="24"/>
        </w:rPr>
        <w:t xml:space="preserve">ed </w:t>
      </w:r>
      <w:r w:rsidR="00776AE6" w:rsidRPr="00DF52BE">
        <w:rPr>
          <w:rFonts w:ascii="Times New Roman" w:hAnsi="Times New Roman" w:hint="eastAsia"/>
          <w:szCs w:val="24"/>
        </w:rPr>
        <w:t>by</w:t>
      </w:r>
      <w:r w:rsidRPr="00DF52BE">
        <w:rPr>
          <w:rFonts w:ascii="Times New Roman" w:hAnsi="Times New Roman" w:hint="eastAsia"/>
          <w:szCs w:val="24"/>
        </w:rPr>
        <w:t xml:space="preserve"> the </w:t>
      </w:r>
      <w:r w:rsidR="001C4326" w:rsidRPr="00DF52BE">
        <w:rPr>
          <w:rFonts w:ascii="Times New Roman" w:hAnsi="Times New Roman" w:hint="eastAsia"/>
          <w:szCs w:val="24"/>
        </w:rPr>
        <w:t>associated</w:t>
      </w:r>
      <w:r w:rsidRPr="00DF52BE">
        <w:rPr>
          <w:rFonts w:ascii="Times New Roman" w:hAnsi="Times New Roman" w:hint="eastAsia"/>
          <w:szCs w:val="24"/>
        </w:rPr>
        <w:t xml:space="preserve"> university</w:t>
      </w:r>
      <w:r w:rsidR="00776AE6" w:rsidRPr="00DF52BE">
        <w:rPr>
          <w:rFonts w:ascii="Times New Roman" w:hAnsi="Times New Roman" w:hint="eastAsia"/>
          <w:szCs w:val="24"/>
        </w:rPr>
        <w:t xml:space="preserve"> and </w:t>
      </w:r>
      <w:r w:rsidR="004273EA" w:rsidRPr="00DF52BE">
        <w:rPr>
          <w:rFonts w:ascii="Times New Roman" w:hAnsi="Times New Roman" w:hint="eastAsia"/>
          <w:szCs w:val="24"/>
        </w:rPr>
        <w:t>the Innovation and Technol</w:t>
      </w:r>
      <w:r w:rsidR="007E51B1" w:rsidRPr="00DF52BE">
        <w:rPr>
          <w:rFonts w:ascii="Times New Roman" w:hAnsi="Times New Roman" w:hint="eastAsia"/>
          <w:szCs w:val="24"/>
        </w:rPr>
        <w:t>o</w:t>
      </w:r>
      <w:r w:rsidR="004273EA" w:rsidRPr="00DF52BE">
        <w:rPr>
          <w:rFonts w:ascii="Times New Roman" w:hAnsi="Times New Roman" w:hint="eastAsia"/>
          <w:szCs w:val="24"/>
        </w:rPr>
        <w:t>gy Commission (</w:t>
      </w:r>
      <w:r w:rsidR="00776AE6" w:rsidRPr="00DF52BE">
        <w:rPr>
          <w:rFonts w:ascii="Times New Roman" w:hAnsi="Times New Roman" w:hint="eastAsia"/>
          <w:szCs w:val="24"/>
        </w:rPr>
        <w:t>ITC</w:t>
      </w:r>
      <w:r w:rsidR="004273EA" w:rsidRPr="00DF52BE">
        <w:rPr>
          <w:rFonts w:ascii="Times New Roman" w:hAnsi="Times New Roman" w:hint="eastAsia"/>
          <w:szCs w:val="24"/>
        </w:rPr>
        <w:t>)</w:t>
      </w:r>
      <w:r w:rsidR="00776AE6" w:rsidRPr="00DF52BE">
        <w:rPr>
          <w:rFonts w:ascii="Times New Roman" w:hAnsi="Times New Roman" w:hint="eastAsia"/>
          <w:szCs w:val="24"/>
        </w:rPr>
        <w:t>, as appropriate</w:t>
      </w:r>
      <w:r w:rsidR="0085433A" w:rsidRPr="00DF52BE">
        <w:rPr>
          <w:rFonts w:ascii="Times New Roman" w:hAnsi="Times New Roman" w:hint="eastAsia"/>
          <w:szCs w:val="24"/>
        </w:rPr>
        <w:t>; and</w:t>
      </w:r>
    </w:p>
    <w:p w14:paraId="71FB67A5" w14:textId="77777777" w:rsidR="0085433A" w:rsidRPr="00DF52BE" w:rsidRDefault="00002E9E" w:rsidP="001C142B">
      <w:pPr>
        <w:widowControl/>
        <w:numPr>
          <w:ilvl w:val="0"/>
          <w:numId w:val="46"/>
        </w:numPr>
        <w:overflowPunct w:val="0"/>
        <w:snapToGrid w:val="0"/>
        <w:spacing w:after="240"/>
        <w:ind w:left="540" w:hanging="515"/>
        <w:rPr>
          <w:rFonts w:ascii="Times New Roman" w:eastAsia="細明體" w:hAnsi="Times New Roman"/>
          <w:b/>
          <w:szCs w:val="24"/>
        </w:rPr>
      </w:pPr>
      <w:r w:rsidRPr="00DF52BE">
        <w:rPr>
          <w:rFonts w:ascii="Times New Roman" w:eastAsia="細明體" w:hAnsi="Times New Roman" w:hint="eastAsia"/>
          <w:szCs w:val="24"/>
        </w:rPr>
        <w:t>are in line</w:t>
      </w:r>
      <w:r w:rsidR="0085433A" w:rsidRPr="00DF52BE">
        <w:rPr>
          <w:rFonts w:ascii="Times New Roman" w:eastAsia="細明體" w:hAnsi="Times New Roman" w:hint="eastAsia"/>
          <w:szCs w:val="24"/>
        </w:rPr>
        <w:t xml:space="preserve"> with the</w:t>
      </w:r>
      <w:r w:rsidR="0008706F" w:rsidRPr="00DF52BE">
        <w:rPr>
          <w:rFonts w:ascii="Times New Roman" w:eastAsia="細明體" w:hAnsi="Times New Roman" w:hint="eastAsia"/>
          <w:szCs w:val="24"/>
        </w:rPr>
        <w:t xml:space="preserve"> statement</w:t>
      </w:r>
      <w:r w:rsidR="0085433A" w:rsidRPr="00DF52BE">
        <w:rPr>
          <w:rFonts w:ascii="Times New Roman" w:eastAsia="細明體" w:hAnsi="Times New Roman" w:hint="eastAsia"/>
          <w:szCs w:val="24"/>
        </w:rPr>
        <w:t xml:space="preserve"> of expenditure submitted by the </w:t>
      </w:r>
      <w:r w:rsidR="001C4326" w:rsidRPr="00DF52BE">
        <w:rPr>
          <w:rFonts w:ascii="Times New Roman" w:eastAsia="細明體" w:hAnsi="Times New Roman" w:hint="eastAsia"/>
          <w:szCs w:val="24"/>
        </w:rPr>
        <w:t>start-up</w:t>
      </w:r>
      <w:r w:rsidR="0085433A" w:rsidRPr="00DF52BE">
        <w:rPr>
          <w:rFonts w:ascii="Times New Roman" w:eastAsia="細明體" w:hAnsi="Times New Roman" w:hint="eastAsia"/>
          <w:szCs w:val="24"/>
        </w:rPr>
        <w:t xml:space="preserve"> named in Section</w:t>
      </w:r>
      <w:r w:rsidR="001C142B">
        <w:rPr>
          <w:rFonts w:ascii="Times New Roman" w:eastAsia="細明體" w:hAnsi="Times New Roman"/>
          <w:szCs w:val="24"/>
          <w:lang w:val="en-US"/>
        </w:rPr>
        <w:t> </w:t>
      </w:r>
      <w:r w:rsidR="0085433A" w:rsidRPr="00DF52BE">
        <w:rPr>
          <w:rFonts w:ascii="Times New Roman" w:eastAsia="細明體" w:hAnsi="Times New Roman" w:hint="eastAsia"/>
          <w:szCs w:val="24"/>
        </w:rPr>
        <w:t>A.</w:t>
      </w:r>
    </w:p>
    <w:p w14:paraId="255D7E7C" w14:textId="77777777" w:rsidR="003663D5" w:rsidRPr="00DF52BE" w:rsidRDefault="003663D5" w:rsidP="001C142B">
      <w:pPr>
        <w:widowControl/>
        <w:tabs>
          <w:tab w:val="left" w:pos="300"/>
        </w:tabs>
        <w:overflowPunct w:val="0"/>
        <w:snapToGrid w:val="0"/>
        <w:spacing w:after="240"/>
        <w:rPr>
          <w:rFonts w:ascii="Times New Roman" w:hAnsi="Times New Roman"/>
          <w:szCs w:val="24"/>
        </w:rPr>
      </w:pPr>
      <w:r w:rsidRPr="00DF52BE">
        <w:rPr>
          <w:rFonts w:ascii="Times New Roman" w:hAnsi="Times New Roman" w:hint="eastAsia"/>
          <w:i/>
          <w:szCs w:val="24"/>
        </w:rPr>
        <w:t xml:space="preserve">I/We </w:t>
      </w:r>
      <w:r w:rsidRPr="00DF52BE">
        <w:rPr>
          <w:rFonts w:ascii="Times New Roman" w:hAnsi="Times New Roman" w:hint="eastAsia"/>
          <w:szCs w:val="24"/>
        </w:rPr>
        <w:t xml:space="preserve">confirm </w:t>
      </w:r>
      <w:r w:rsidRPr="00DF52BE">
        <w:rPr>
          <w:rFonts w:ascii="Times New Roman" w:hAnsi="Times New Roman"/>
          <w:szCs w:val="24"/>
        </w:rPr>
        <w:t>that</w:t>
      </w:r>
      <w:r w:rsidRPr="00DF52BE">
        <w:rPr>
          <w:rFonts w:ascii="Times New Roman" w:hAnsi="Times New Roman" w:hint="eastAsia"/>
          <w:szCs w:val="24"/>
        </w:rPr>
        <w:t xml:space="preserve"> all information provided in this request is true and correct and in compliance with the </w:t>
      </w:r>
      <w:r w:rsidRPr="00DF52BE">
        <w:rPr>
          <w:rFonts w:ascii="Times New Roman" w:hAnsi="Times New Roman"/>
          <w:szCs w:val="24"/>
        </w:rPr>
        <w:t>applicable</w:t>
      </w:r>
      <w:r w:rsidRPr="00DF52BE">
        <w:rPr>
          <w:rFonts w:ascii="Times New Roman" w:hAnsi="Times New Roman" w:hint="eastAsia"/>
          <w:szCs w:val="24"/>
        </w:rPr>
        <w:t xml:space="preserve"> and any version of</w:t>
      </w:r>
      <w:r w:rsidR="003F6FD3" w:rsidRPr="00DF52BE">
        <w:rPr>
          <w:rFonts w:ascii="Times New Roman" w:hAnsi="Times New Roman" w:hint="eastAsia"/>
          <w:szCs w:val="24"/>
        </w:rPr>
        <w:t xml:space="preserve"> the </w:t>
      </w:r>
      <w:r w:rsidR="004273EA" w:rsidRPr="00DF52BE">
        <w:rPr>
          <w:rFonts w:ascii="Times New Roman" w:hAnsi="Times New Roman" w:hint="eastAsia"/>
          <w:szCs w:val="24"/>
        </w:rPr>
        <w:t xml:space="preserve">Guidelines issued by ITC </w:t>
      </w:r>
      <w:r w:rsidRPr="00DF52BE">
        <w:rPr>
          <w:rFonts w:ascii="Times New Roman" w:hAnsi="Times New Roman" w:hint="eastAsia"/>
          <w:szCs w:val="24"/>
        </w:rPr>
        <w:t xml:space="preserve">and the </w:t>
      </w:r>
      <w:r w:rsidR="001C4326" w:rsidRPr="00DF52BE">
        <w:rPr>
          <w:rFonts w:ascii="Times New Roman" w:hAnsi="Times New Roman" w:hint="eastAsia"/>
          <w:szCs w:val="24"/>
        </w:rPr>
        <w:t>associated</w:t>
      </w:r>
      <w:r w:rsidRPr="00DF52BE">
        <w:rPr>
          <w:rFonts w:ascii="Times New Roman" w:hAnsi="Times New Roman" w:hint="eastAsia"/>
          <w:szCs w:val="24"/>
        </w:rPr>
        <w:t xml:space="preserve"> university.</w:t>
      </w:r>
    </w:p>
    <w:p w14:paraId="796968C9" w14:textId="77777777" w:rsidR="003663D5" w:rsidRPr="00DF52BE" w:rsidRDefault="003663D5" w:rsidP="00064977">
      <w:pPr>
        <w:widowControl/>
        <w:tabs>
          <w:tab w:val="left" w:pos="300"/>
        </w:tabs>
        <w:overflowPunct w:val="0"/>
        <w:snapToGrid w:val="0"/>
        <w:spacing w:after="960"/>
        <w:rPr>
          <w:rFonts w:ascii="Times New Roman" w:hAnsi="Times New Roman"/>
          <w:szCs w:val="24"/>
        </w:rPr>
      </w:pPr>
      <w:r w:rsidRPr="00DF52BE">
        <w:rPr>
          <w:rFonts w:ascii="Times New Roman" w:hAnsi="Times New Roman" w:hint="eastAsia"/>
          <w:i/>
          <w:szCs w:val="24"/>
        </w:rPr>
        <w:t>I/We</w:t>
      </w:r>
      <w:r w:rsidRPr="00DF52BE">
        <w:rPr>
          <w:rFonts w:ascii="Times New Roman" w:hAnsi="Times New Roman" w:hint="eastAsia"/>
          <w:szCs w:val="24"/>
        </w:rPr>
        <w:t xml:space="preserve"> confirm </w:t>
      </w:r>
      <w:r w:rsidRPr="00DF52BE">
        <w:rPr>
          <w:rFonts w:ascii="Times New Roman" w:hAnsi="Times New Roman"/>
          <w:szCs w:val="24"/>
        </w:rPr>
        <w:t>that</w:t>
      </w:r>
      <w:r w:rsidRPr="00DF52BE">
        <w:rPr>
          <w:rFonts w:ascii="Times New Roman" w:hAnsi="Times New Roman" w:hint="eastAsia"/>
          <w:szCs w:val="24"/>
        </w:rPr>
        <w:t xml:space="preserve"> the expenditure items</w:t>
      </w:r>
      <w:r w:rsidR="00A30209" w:rsidRPr="00DF52BE">
        <w:rPr>
          <w:rFonts w:ascii="Times New Roman" w:hAnsi="Times New Roman"/>
          <w:szCs w:val="24"/>
        </w:rPr>
        <w:t xml:space="preserve"> or parts thereof</w:t>
      </w:r>
      <w:r w:rsidRPr="00DF52BE">
        <w:rPr>
          <w:rFonts w:ascii="Times New Roman" w:hAnsi="Times New Roman" w:hint="eastAsia"/>
          <w:szCs w:val="24"/>
        </w:rPr>
        <w:t xml:space="preserve"> listed in this request have not been funded by the G</w:t>
      </w:r>
      <w:r w:rsidRPr="00DF52BE">
        <w:rPr>
          <w:rFonts w:ascii="Times New Roman" w:hAnsi="Times New Roman"/>
          <w:szCs w:val="24"/>
        </w:rPr>
        <w:t>o</w:t>
      </w:r>
      <w:r w:rsidRPr="00DF52BE">
        <w:rPr>
          <w:rFonts w:ascii="Times New Roman" w:hAnsi="Times New Roman" w:hint="eastAsia"/>
          <w:szCs w:val="24"/>
        </w:rPr>
        <w:t>vernment or a Government subvented body/institution or the university</w:t>
      </w:r>
      <w:r w:rsidR="00C51ADF" w:rsidRPr="00DF52BE">
        <w:rPr>
          <w:rFonts w:ascii="Times New Roman" w:hAnsi="Times New Roman" w:hint="eastAsia"/>
          <w:szCs w:val="24"/>
        </w:rPr>
        <w:t xml:space="preserve"> or third parties</w:t>
      </w:r>
      <w:r w:rsidRPr="00DF52BE">
        <w:rPr>
          <w:rFonts w:ascii="Times New Roman" w:hAnsi="Times New Roman" w:hint="eastAsia"/>
          <w:szCs w:val="24"/>
        </w:rPr>
        <w:t>.</w:t>
      </w:r>
    </w:p>
    <w:tbl>
      <w:tblPr>
        <w:tblW w:w="9069" w:type="dxa"/>
        <w:tblLayout w:type="fixed"/>
        <w:tblCellMar>
          <w:left w:w="28" w:type="dxa"/>
          <w:right w:w="28" w:type="dxa"/>
        </w:tblCellMar>
        <w:tblLook w:val="0000" w:firstRow="0" w:lastRow="0" w:firstColumn="0" w:lastColumn="0" w:noHBand="0" w:noVBand="0"/>
      </w:tblPr>
      <w:tblGrid>
        <w:gridCol w:w="2448"/>
        <w:gridCol w:w="141"/>
        <w:gridCol w:w="3312"/>
        <w:gridCol w:w="288"/>
        <w:gridCol w:w="2880"/>
      </w:tblGrid>
      <w:tr w:rsidR="001C142B" w:rsidRPr="008C73AA" w14:paraId="3F130592" w14:textId="77777777" w:rsidTr="00B807C7">
        <w:trPr>
          <w:trHeight w:hRule="exact" w:val="1008"/>
        </w:trPr>
        <w:tc>
          <w:tcPr>
            <w:tcW w:w="2448" w:type="dxa"/>
            <w:vAlign w:val="bottom"/>
          </w:tcPr>
          <w:p w14:paraId="17882A9D" w14:textId="77777777" w:rsidR="001C142B" w:rsidRPr="001C142B" w:rsidRDefault="001C142B" w:rsidP="00B807C7">
            <w:pPr>
              <w:widowControl/>
              <w:overflowPunct w:val="0"/>
              <w:snapToGrid w:val="0"/>
              <w:jc w:val="left"/>
              <w:rPr>
                <w:rFonts w:ascii="Times New Roman" w:eastAsia="細明體" w:hAnsi="Times New Roman"/>
                <w:szCs w:val="26"/>
              </w:rPr>
            </w:pPr>
            <w:r w:rsidRPr="001C142B">
              <w:rPr>
                <w:rFonts w:ascii="Times New Roman" w:eastAsia="細明體" w:hAnsi="Times New Roman"/>
                <w:szCs w:val="26"/>
              </w:rPr>
              <w:t>Authorised Signature with Company Chop</w:t>
            </w:r>
          </w:p>
        </w:tc>
        <w:tc>
          <w:tcPr>
            <w:tcW w:w="141" w:type="dxa"/>
            <w:vAlign w:val="bottom"/>
          </w:tcPr>
          <w:p w14:paraId="07ED1FDC" w14:textId="77777777" w:rsidR="001C142B" w:rsidRPr="008C73AA" w:rsidRDefault="001C142B" w:rsidP="00B807C7">
            <w:pPr>
              <w:widowControl/>
              <w:overflowPunct w:val="0"/>
              <w:snapToGrid w:val="0"/>
              <w:spacing w:before="240"/>
              <w:rPr>
                <w:rFonts w:eastAsia="細明體"/>
              </w:rPr>
            </w:pPr>
            <w:r w:rsidRPr="008C73AA">
              <w:rPr>
                <w:rFonts w:eastAsia="細明體"/>
              </w:rPr>
              <w:t>:</w:t>
            </w:r>
          </w:p>
        </w:tc>
        <w:tc>
          <w:tcPr>
            <w:tcW w:w="3312" w:type="dxa"/>
            <w:tcBorders>
              <w:bottom w:val="single" w:sz="4" w:space="0" w:color="auto"/>
            </w:tcBorders>
            <w:vAlign w:val="bottom"/>
          </w:tcPr>
          <w:p w14:paraId="463F29E8" w14:textId="77777777" w:rsidR="001C142B" w:rsidRPr="008C73AA" w:rsidRDefault="001C142B" w:rsidP="00B807C7">
            <w:pPr>
              <w:widowControl/>
              <w:overflowPunct w:val="0"/>
              <w:snapToGrid w:val="0"/>
              <w:spacing w:before="240"/>
              <w:jc w:val="center"/>
              <w:rPr>
                <w:rFonts w:eastAsia="細明體"/>
              </w:rPr>
            </w:pPr>
          </w:p>
        </w:tc>
        <w:tc>
          <w:tcPr>
            <w:tcW w:w="288" w:type="dxa"/>
            <w:tcBorders>
              <w:right w:val="single" w:sz="12" w:space="0" w:color="BFBFBF" w:themeColor="background1" w:themeShade="BF"/>
            </w:tcBorders>
            <w:vAlign w:val="bottom"/>
          </w:tcPr>
          <w:p w14:paraId="3B7B4B86" w14:textId="77777777" w:rsidR="001C142B" w:rsidRPr="008C73AA" w:rsidRDefault="001C142B" w:rsidP="00B807C7">
            <w:pPr>
              <w:widowControl/>
              <w:overflowPunct w:val="0"/>
              <w:snapToGrid w:val="0"/>
              <w:spacing w:before="240"/>
              <w:rPr>
                <w:rFonts w:eastAsia="細明體"/>
              </w:rPr>
            </w:pPr>
          </w:p>
        </w:tc>
        <w:tc>
          <w:tcPr>
            <w:tcW w:w="2880" w:type="dxa"/>
            <w:vMerge w:val="restart"/>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tcPr>
          <w:p w14:paraId="47912183" w14:textId="77777777" w:rsidR="001C142B" w:rsidRPr="00064977" w:rsidRDefault="001C142B" w:rsidP="00B807C7">
            <w:pPr>
              <w:widowControl/>
              <w:overflowPunct w:val="0"/>
              <w:snapToGrid w:val="0"/>
              <w:rPr>
                <w:rFonts w:ascii="Times New Roman" w:eastAsia="細明體" w:hAnsi="Times New Roman"/>
              </w:rPr>
            </w:pPr>
            <w:r w:rsidRPr="00064977">
              <w:rPr>
                <w:rFonts w:ascii="Times New Roman" w:hAnsi="Times New Roman"/>
                <w:color w:val="A6A6A6"/>
              </w:rPr>
              <w:t>- Chop -</w:t>
            </w:r>
          </w:p>
        </w:tc>
      </w:tr>
      <w:tr w:rsidR="001C142B" w:rsidRPr="008C73AA" w14:paraId="2641CF7F" w14:textId="77777777" w:rsidTr="00B807C7">
        <w:trPr>
          <w:trHeight w:hRule="exact" w:val="1008"/>
        </w:trPr>
        <w:tc>
          <w:tcPr>
            <w:tcW w:w="2448" w:type="dxa"/>
            <w:vAlign w:val="bottom"/>
          </w:tcPr>
          <w:p w14:paraId="0681EF78" w14:textId="77777777" w:rsidR="001C142B" w:rsidRPr="001C142B" w:rsidRDefault="001C142B" w:rsidP="00B807C7">
            <w:pPr>
              <w:widowControl/>
              <w:overflowPunct w:val="0"/>
              <w:snapToGrid w:val="0"/>
              <w:spacing w:before="240"/>
              <w:jc w:val="left"/>
              <w:rPr>
                <w:rFonts w:ascii="Times New Roman" w:eastAsia="細明體" w:hAnsi="Times New Roman"/>
                <w:szCs w:val="26"/>
              </w:rPr>
            </w:pPr>
            <w:r w:rsidRPr="001C142B">
              <w:rPr>
                <w:rFonts w:ascii="Times New Roman" w:eastAsia="細明體" w:hAnsi="Times New Roman"/>
                <w:szCs w:val="26"/>
              </w:rPr>
              <w:t>Name of</w:t>
            </w:r>
            <w:r w:rsidRPr="001C142B">
              <w:rPr>
                <w:rFonts w:ascii="Times New Roman" w:eastAsia="細明體" w:hAnsi="Times New Roman"/>
                <w:szCs w:val="26"/>
              </w:rPr>
              <w:br/>
              <w:t>Person-in-charge</w:t>
            </w:r>
          </w:p>
        </w:tc>
        <w:tc>
          <w:tcPr>
            <w:tcW w:w="141" w:type="dxa"/>
            <w:vAlign w:val="bottom"/>
          </w:tcPr>
          <w:p w14:paraId="00A98A65" w14:textId="77777777" w:rsidR="001C142B" w:rsidRPr="008C73AA" w:rsidRDefault="001C142B" w:rsidP="00B807C7">
            <w:pPr>
              <w:widowControl/>
              <w:overflowPunct w:val="0"/>
              <w:snapToGrid w:val="0"/>
              <w:spacing w:before="240"/>
              <w:rPr>
                <w:rFonts w:eastAsia="細明體"/>
              </w:rPr>
            </w:pPr>
            <w:r w:rsidRPr="008C73AA">
              <w:rPr>
                <w:rFonts w:eastAsia="細明體"/>
              </w:rPr>
              <w:t>:</w:t>
            </w:r>
          </w:p>
        </w:tc>
        <w:tc>
          <w:tcPr>
            <w:tcW w:w="3312" w:type="dxa"/>
            <w:tcBorders>
              <w:top w:val="single" w:sz="4" w:space="0" w:color="auto"/>
              <w:bottom w:val="single" w:sz="4" w:space="0" w:color="auto"/>
            </w:tcBorders>
            <w:vAlign w:val="bottom"/>
          </w:tcPr>
          <w:p w14:paraId="2D8DAB50" w14:textId="77777777" w:rsidR="00233BB4" w:rsidRDefault="007E6733">
            <w:r>
              <w:t>Prof XU, Yi Da</w:t>
            </w:r>
          </w:p>
        </w:tc>
        <w:tc>
          <w:tcPr>
            <w:tcW w:w="288" w:type="dxa"/>
            <w:tcBorders>
              <w:right w:val="single" w:sz="12" w:space="0" w:color="BFBFBF" w:themeColor="background1" w:themeShade="BF"/>
            </w:tcBorders>
            <w:vAlign w:val="bottom"/>
          </w:tcPr>
          <w:p w14:paraId="5630AD66" w14:textId="77777777" w:rsidR="001C142B" w:rsidRPr="008C73AA" w:rsidRDefault="001C142B" w:rsidP="00B807C7">
            <w:pPr>
              <w:widowControl/>
              <w:overflowPunct w:val="0"/>
              <w:snapToGrid w:val="0"/>
              <w:spacing w:before="240"/>
              <w:rPr>
                <w:rFonts w:eastAsia="細明體"/>
              </w:rPr>
            </w:pPr>
          </w:p>
        </w:tc>
        <w:tc>
          <w:tcPr>
            <w:tcW w:w="2880" w:type="dxa"/>
            <w:vMerge/>
            <w:tcBorders>
              <w:top w:val="single" w:sz="12" w:space="0" w:color="auto"/>
              <w:left w:val="single" w:sz="12" w:space="0" w:color="BFBFBF" w:themeColor="background1" w:themeShade="BF"/>
              <w:bottom w:val="single" w:sz="12" w:space="0" w:color="BFBFBF" w:themeColor="background1" w:themeShade="BF"/>
              <w:right w:val="single" w:sz="12" w:space="0" w:color="BFBFBF" w:themeColor="background1" w:themeShade="BF"/>
            </w:tcBorders>
            <w:vAlign w:val="center"/>
          </w:tcPr>
          <w:p w14:paraId="61829076" w14:textId="77777777" w:rsidR="001C142B" w:rsidRPr="008C73AA" w:rsidRDefault="001C142B" w:rsidP="00B807C7">
            <w:pPr>
              <w:widowControl/>
              <w:overflowPunct w:val="0"/>
              <w:snapToGrid w:val="0"/>
              <w:spacing w:before="240"/>
              <w:jc w:val="center"/>
              <w:rPr>
                <w:rFonts w:eastAsia="細明體"/>
              </w:rPr>
            </w:pPr>
          </w:p>
        </w:tc>
      </w:tr>
      <w:tr w:rsidR="001C142B" w:rsidRPr="008C73AA" w14:paraId="1442FCA9" w14:textId="77777777" w:rsidTr="00B807C7">
        <w:trPr>
          <w:trHeight w:hRule="exact" w:val="1008"/>
        </w:trPr>
        <w:tc>
          <w:tcPr>
            <w:tcW w:w="2448" w:type="dxa"/>
            <w:vAlign w:val="bottom"/>
          </w:tcPr>
          <w:p w14:paraId="4E924799" w14:textId="77777777" w:rsidR="001C142B" w:rsidRPr="001C142B" w:rsidRDefault="001C142B" w:rsidP="00B807C7">
            <w:pPr>
              <w:widowControl/>
              <w:overflowPunct w:val="0"/>
              <w:snapToGrid w:val="0"/>
              <w:spacing w:before="240"/>
              <w:jc w:val="left"/>
              <w:rPr>
                <w:rFonts w:ascii="Times New Roman" w:eastAsia="細明體" w:hAnsi="Times New Roman"/>
                <w:szCs w:val="26"/>
              </w:rPr>
            </w:pPr>
            <w:r w:rsidRPr="001C142B">
              <w:rPr>
                <w:rFonts w:ascii="Times New Roman" w:eastAsia="細明體" w:hAnsi="Times New Roman"/>
                <w:szCs w:val="26"/>
              </w:rPr>
              <w:t>Name of Company</w:t>
            </w:r>
          </w:p>
        </w:tc>
        <w:tc>
          <w:tcPr>
            <w:tcW w:w="141" w:type="dxa"/>
            <w:vAlign w:val="bottom"/>
          </w:tcPr>
          <w:p w14:paraId="5310477B" w14:textId="77777777" w:rsidR="001C142B" w:rsidRPr="008C73AA" w:rsidRDefault="001C142B" w:rsidP="00B807C7">
            <w:pPr>
              <w:widowControl/>
              <w:overflowPunct w:val="0"/>
              <w:snapToGrid w:val="0"/>
              <w:spacing w:before="240"/>
              <w:rPr>
                <w:rFonts w:eastAsia="細明體"/>
              </w:rPr>
            </w:pPr>
            <w:r w:rsidRPr="008C73AA">
              <w:rPr>
                <w:rFonts w:eastAsia="細明體"/>
              </w:rPr>
              <w:t>:</w:t>
            </w:r>
          </w:p>
        </w:tc>
        <w:tc>
          <w:tcPr>
            <w:tcW w:w="3312" w:type="dxa"/>
            <w:tcBorders>
              <w:top w:val="single" w:sz="4" w:space="0" w:color="auto"/>
              <w:bottom w:val="single" w:sz="4" w:space="0" w:color="auto"/>
            </w:tcBorders>
            <w:vAlign w:val="bottom"/>
          </w:tcPr>
          <w:p w14:paraId="2EF1E618" w14:textId="77777777" w:rsidR="00233BB4" w:rsidRDefault="007E6733">
            <w:r>
              <w:t>TadReamk</w:t>
            </w:r>
            <w:r>
              <w:t xml:space="preserve"> Limited</w:t>
            </w:r>
          </w:p>
        </w:tc>
        <w:tc>
          <w:tcPr>
            <w:tcW w:w="288" w:type="dxa"/>
            <w:tcBorders>
              <w:right w:val="single" w:sz="12" w:space="0" w:color="BFBFBF" w:themeColor="background1" w:themeShade="BF"/>
            </w:tcBorders>
            <w:vAlign w:val="bottom"/>
          </w:tcPr>
          <w:p w14:paraId="17AD93B2" w14:textId="77777777" w:rsidR="001C142B" w:rsidRPr="008C73AA" w:rsidRDefault="001C142B" w:rsidP="00B807C7">
            <w:pPr>
              <w:widowControl/>
              <w:overflowPunct w:val="0"/>
              <w:snapToGrid w:val="0"/>
              <w:spacing w:before="240"/>
              <w:rPr>
                <w:rFonts w:eastAsia="細明體"/>
              </w:rPr>
            </w:pPr>
          </w:p>
        </w:tc>
        <w:tc>
          <w:tcPr>
            <w:tcW w:w="2880" w:type="dxa"/>
            <w:vMerge/>
            <w:tcBorders>
              <w:top w:val="single" w:sz="12" w:space="0" w:color="auto"/>
              <w:left w:val="single" w:sz="12" w:space="0" w:color="BFBFBF" w:themeColor="background1" w:themeShade="BF"/>
              <w:bottom w:val="single" w:sz="12" w:space="0" w:color="BFBFBF" w:themeColor="background1" w:themeShade="BF"/>
              <w:right w:val="single" w:sz="12" w:space="0" w:color="BFBFBF" w:themeColor="background1" w:themeShade="BF"/>
            </w:tcBorders>
            <w:vAlign w:val="center"/>
          </w:tcPr>
          <w:p w14:paraId="0DE4B5B7" w14:textId="77777777" w:rsidR="001C142B" w:rsidRPr="008C73AA" w:rsidRDefault="001C142B" w:rsidP="00B807C7">
            <w:pPr>
              <w:widowControl/>
              <w:overflowPunct w:val="0"/>
              <w:snapToGrid w:val="0"/>
              <w:spacing w:before="240"/>
              <w:jc w:val="center"/>
              <w:rPr>
                <w:rFonts w:eastAsia="細明體"/>
              </w:rPr>
            </w:pPr>
          </w:p>
        </w:tc>
      </w:tr>
      <w:tr w:rsidR="001C142B" w:rsidRPr="008C73AA" w14:paraId="7FB943EB" w14:textId="77777777" w:rsidTr="00B807C7">
        <w:trPr>
          <w:trHeight w:hRule="exact" w:val="1008"/>
        </w:trPr>
        <w:tc>
          <w:tcPr>
            <w:tcW w:w="2448" w:type="dxa"/>
            <w:vAlign w:val="bottom"/>
          </w:tcPr>
          <w:p w14:paraId="09E10142" w14:textId="77777777" w:rsidR="001C142B" w:rsidRPr="001C142B" w:rsidRDefault="001C142B" w:rsidP="00B807C7">
            <w:pPr>
              <w:widowControl/>
              <w:overflowPunct w:val="0"/>
              <w:snapToGrid w:val="0"/>
              <w:spacing w:before="240"/>
              <w:jc w:val="left"/>
              <w:rPr>
                <w:rFonts w:ascii="Times New Roman" w:eastAsia="細明體" w:hAnsi="Times New Roman"/>
                <w:szCs w:val="26"/>
              </w:rPr>
            </w:pPr>
            <w:commentRangeStart w:id="146"/>
            <w:r w:rsidRPr="001C142B">
              <w:rPr>
                <w:rFonts w:ascii="Times New Roman" w:eastAsia="細明體" w:hAnsi="Times New Roman"/>
                <w:szCs w:val="26"/>
              </w:rPr>
              <w:t>Date (dd/mm/yy)</w:t>
            </w:r>
            <w:commentRangeEnd w:id="146"/>
            <w:r w:rsidR="00A45662" w:rsidRPr="001C142B">
              <w:rPr>
                <w:rStyle w:val="CommentReference"/>
                <w:rFonts w:ascii="Times New Roman" w:eastAsia="細明體" w:hAnsi="Times New Roman"/>
                <w:sz w:val="24"/>
                <w:szCs w:val="26"/>
              </w:rPr>
              <w:commentReference w:id="146"/>
            </w:r>
          </w:p>
        </w:tc>
        <w:tc>
          <w:tcPr>
            <w:tcW w:w="141" w:type="dxa"/>
            <w:vAlign w:val="bottom"/>
          </w:tcPr>
          <w:p w14:paraId="4CB9A7C0" w14:textId="77777777" w:rsidR="001C142B" w:rsidRPr="008C73AA" w:rsidRDefault="001C142B" w:rsidP="00B807C7">
            <w:pPr>
              <w:widowControl/>
              <w:overflowPunct w:val="0"/>
              <w:snapToGrid w:val="0"/>
              <w:spacing w:before="240"/>
              <w:rPr>
                <w:rFonts w:eastAsia="細明體"/>
              </w:rPr>
            </w:pPr>
            <w:r w:rsidRPr="008C73AA">
              <w:rPr>
                <w:rFonts w:eastAsia="細明體"/>
              </w:rPr>
              <w:t>:</w:t>
            </w:r>
          </w:p>
        </w:tc>
        <w:tc>
          <w:tcPr>
            <w:tcW w:w="3312" w:type="dxa"/>
            <w:tcBorders>
              <w:top w:val="single" w:sz="4" w:space="0" w:color="auto"/>
              <w:bottom w:val="single" w:sz="4" w:space="0" w:color="auto"/>
            </w:tcBorders>
            <w:vAlign w:val="bottom"/>
          </w:tcPr>
          <w:p w14:paraId="66204FF1" w14:textId="77777777" w:rsidR="001C142B" w:rsidRPr="008C73AA" w:rsidRDefault="001C142B" w:rsidP="00B807C7">
            <w:pPr>
              <w:widowControl/>
              <w:overflowPunct w:val="0"/>
              <w:snapToGrid w:val="0"/>
              <w:spacing w:before="240"/>
              <w:jc w:val="center"/>
              <w:rPr>
                <w:rFonts w:eastAsia="細明體"/>
              </w:rPr>
            </w:pPr>
          </w:p>
        </w:tc>
        <w:tc>
          <w:tcPr>
            <w:tcW w:w="288" w:type="dxa"/>
            <w:tcBorders>
              <w:right w:val="single" w:sz="12" w:space="0" w:color="BFBFBF" w:themeColor="background1" w:themeShade="BF"/>
            </w:tcBorders>
            <w:vAlign w:val="bottom"/>
          </w:tcPr>
          <w:p w14:paraId="2DBF0D7D" w14:textId="77777777" w:rsidR="001C142B" w:rsidRPr="008C73AA" w:rsidRDefault="001C142B" w:rsidP="00B807C7">
            <w:pPr>
              <w:widowControl/>
              <w:overflowPunct w:val="0"/>
              <w:snapToGrid w:val="0"/>
              <w:spacing w:before="240"/>
              <w:rPr>
                <w:rFonts w:eastAsia="細明體"/>
              </w:rPr>
            </w:pPr>
          </w:p>
        </w:tc>
        <w:tc>
          <w:tcPr>
            <w:tcW w:w="2880" w:type="dxa"/>
            <w:vMerge/>
            <w:tcBorders>
              <w:top w:val="single" w:sz="12" w:space="0" w:color="auto"/>
              <w:left w:val="single" w:sz="12" w:space="0" w:color="BFBFBF" w:themeColor="background1" w:themeShade="BF"/>
              <w:bottom w:val="single" w:sz="12" w:space="0" w:color="BFBFBF" w:themeColor="background1" w:themeShade="BF"/>
              <w:right w:val="single" w:sz="12" w:space="0" w:color="BFBFBF" w:themeColor="background1" w:themeShade="BF"/>
            </w:tcBorders>
            <w:vAlign w:val="center"/>
          </w:tcPr>
          <w:p w14:paraId="6B62F1B3" w14:textId="77777777" w:rsidR="001C142B" w:rsidRPr="008C73AA" w:rsidRDefault="001C142B" w:rsidP="00B807C7">
            <w:pPr>
              <w:widowControl/>
              <w:overflowPunct w:val="0"/>
              <w:snapToGrid w:val="0"/>
              <w:spacing w:before="240"/>
              <w:jc w:val="center"/>
              <w:rPr>
                <w:rFonts w:eastAsia="細明體"/>
              </w:rPr>
            </w:pPr>
          </w:p>
        </w:tc>
      </w:tr>
    </w:tbl>
    <w:p w14:paraId="526375AE" w14:textId="77777777" w:rsidR="00F03DB6" w:rsidRPr="00E7574D" w:rsidRDefault="00252965" w:rsidP="001112EC">
      <w:pPr>
        <w:keepNext/>
        <w:widowControl/>
        <w:tabs>
          <w:tab w:val="left" w:pos="300"/>
        </w:tabs>
        <w:overflowPunct w:val="0"/>
        <w:snapToGrid w:val="0"/>
        <w:spacing w:after="240"/>
        <w:rPr>
          <w:rFonts w:ascii="Times New Roman" w:eastAsia="SimSun" w:hAnsi="Times New Roman"/>
          <w:i/>
          <w:szCs w:val="24"/>
          <w:lang w:eastAsia="zh-CN"/>
        </w:rPr>
      </w:pPr>
      <w:r w:rsidRPr="00DF52BE">
        <w:rPr>
          <w:rFonts w:ascii="Times New Roman" w:hAnsi="Times New Roman"/>
          <w:b/>
          <w:szCs w:val="24"/>
        </w:rPr>
        <w:br w:type="page"/>
      </w:r>
      <w:r w:rsidR="00A0034D" w:rsidRPr="00DF52BE">
        <w:rPr>
          <w:rFonts w:ascii="Times New Roman" w:hAnsi="Times New Roman"/>
          <w:b/>
          <w:u w:val="single"/>
        </w:rPr>
        <w:lastRenderedPageBreak/>
        <w:t>SECTION</w:t>
      </w:r>
      <w:r w:rsidR="001112EC">
        <w:rPr>
          <w:rFonts w:ascii="Times New Roman" w:hAnsi="Times New Roman"/>
          <w:b/>
          <w:u w:val="single"/>
          <w:lang w:val="en-US"/>
        </w:rPr>
        <w:t> </w:t>
      </w:r>
      <w:r w:rsidR="00A0034D" w:rsidRPr="00DF52BE">
        <w:rPr>
          <w:rFonts w:ascii="Times New Roman" w:hAnsi="Times New Roman" w:hint="eastAsia"/>
          <w:b/>
          <w:u w:val="single"/>
        </w:rPr>
        <w:t>C</w:t>
      </w:r>
      <w:r w:rsidR="00064977">
        <w:rPr>
          <w:rFonts w:ascii="Times New Roman" w:hAnsi="Times New Roman"/>
          <w:b/>
          <w:u w:val="single"/>
        </w:rPr>
        <w:br/>
      </w:r>
      <w:r w:rsidR="00A0034D" w:rsidRPr="00DF52BE">
        <w:rPr>
          <w:rFonts w:ascii="Times New Roman" w:hAnsi="Times New Roman"/>
        </w:rPr>
        <w:t>(</w:t>
      </w:r>
      <w:r w:rsidR="00A0034D" w:rsidRPr="00DF52BE">
        <w:rPr>
          <w:rFonts w:ascii="Times New Roman" w:hAnsi="Times New Roman" w:hint="eastAsia"/>
          <w:i/>
          <w:szCs w:val="24"/>
        </w:rPr>
        <w:t xml:space="preserve">To be completed by </w:t>
      </w:r>
      <w:r w:rsidR="00A0034D" w:rsidRPr="00DF52BE">
        <w:rPr>
          <w:rFonts w:ascii="Times New Roman" w:eastAsia="SimSun" w:hAnsi="Times New Roman" w:hint="eastAsia"/>
          <w:i/>
          <w:szCs w:val="24"/>
          <w:lang w:eastAsia="zh-CN"/>
        </w:rPr>
        <w:t xml:space="preserve">the </w:t>
      </w:r>
      <w:r w:rsidR="00A0034D" w:rsidRPr="00DF52BE">
        <w:rPr>
          <w:rFonts w:ascii="Times New Roman" w:hAnsi="Times New Roman" w:hint="eastAsia"/>
          <w:i/>
          <w:szCs w:val="24"/>
        </w:rPr>
        <w:t>Head of the</w:t>
      </w:r>
      <w:r w:rsidR="003F6FD3" w:rsidRPr="00DF52BE">
        <w:rPr>
          <w:rFonts w:ascii="Times New Roman" w:hAnsi="Times New Roman" w:hint="eastAsia"/>
          <w:i/>
          <w:szCs w:val="24"/>
        </w:rPr>
        <w:t xml:space="preserve"> respective</w:t>
      </w:r>
      <w:r w:rsidR="00A0034D" w:rsidRPr="00DF52BE">
        <w:rPr>
          <w:rFonts w:ascii="Times New Roman" w:hAnsi="Times New Roman" w:hint="eastAsia"/>
          <w:i/>
          <w:szCs w:val="24"/>
        </w:rPr>
        <w:t xml:space="preserve"> university unit</w:t>
      </w:r>
      <w:r w:rsidR="00A0034D" w:rsidRPr="00DF52BE">
        <w:rPr>
          <w:rFonts w:ascii="Times New Roman" w:eastAsia="SimSun" w:hAnsi="Times New Roman" w:hint="eastAsia"/>
          <w:i/>
          <w:szCs w:val="24"/>
          <w:lang w:eastAsia="zh-CN"/>
        </w:rPr>
        <w:t xml:space="preserve"> responsible for TSSSU</w:t>
      </w:r>
      <w:r w:rsidR="00A0034D" w:rsidRPr="00DF52BE">
        <w:rPr>
          <w:rFonts w:ascii="Times New Roman" w:hAnsi="Times New Roman" w:hint="eastAsia"/>
          <w:i/>
          <w:szCs w:val="24"/>
        </w:rPr>
        <w:t>)</w:t>
      </w:r>
    </w:p>
    <w:p w14:paraId="72346460" w14:textId="77777777" w:rsidR="00F03DB6" w:rsidRPr="00DF52BE" w:rsidRDefault="00F03DB6" w:rsidP="00064977">
      <w:pPr>
        <w:widowControl/>
        <w:overflowPunct w:val="0"/>
        <w:snapToGrid w:val="0"/>
        <w:spacing w:after="240"/>
        <w:rPr>
          <w:rFonts w:ascii="Times New Roman" w:eastAsia="細明體" w:hAnsi="Times New Roman"/>
          <w:szCs w:val="24"/>
        </w:rPr>
      </w:pPr>
      <w:r w:rsidRPr="00DF52BE">
        <w:rPr>
          <w:rFonts w:ascii="Times New Roman" w:eastAsia="細明體" w:hAnsi="Times New Roman"/>
          <w:i/>
          <w:szCs w:val="24"/>
        </w:rPr>
        <w:t>I/We</w:t>
      </w:r>
      <w:r w:rsidRPr="00DF52BE">
        <w:rPr>
          <w:rFonts w:ascii="Times New Roman" w:eastAsia="細明體" w:hAnsi="Times New Roman"/>
          <w:szCs w:val="24"/>
        </w:rPr>
        <w:t xml:space="preserve"> confirm</w:t>
      </w:r>
      <w:r w:rsidR="008C50C9" w:rsidRPr="00DF52BE">
        <w:rPr>
          <w:rFonts w:ascii="Times New Roman" w:eastAsia="細明體" w:hAnsi="Times New Roman" w:hint="eastAsia"/>
          <w:szCs w:val="24"/>
        </w:rPr>
        <w:t>, to the best of my/our knowledge,</w:t>
      </w:r>
      <w:r w:rsidRPr="00DF52BE">
        <w:rPr>
          <w:rFonts w:ascii="Times New Roman" w:eastAsia="細明體" w:hAnsi="Times New Roman"/>
          <w:szCs w:val="24"/>
        </w:rPr>
        <w:t xml:space="preserve"> that </w:t>
      </w:r>
      <w:r w:rsidR="000F6E4C" w:rsidRPr="00DF52BE">
        <w:rPr>
          <w:rFonts w:ascii="Times New Roman" w:eastAsia="細明體" w:hAnsi="Times New Roman" w:hint="eastAsia"/>
          <w:szCs w:val="24"/>
        </w:rPr>
        <w:t>all entries in Section A</w:t>
      </w:r>
      <w:r w:rsidR="003663D5" w:rsidRPr="00DF52BE">
        <w:rPr>
          <w:rFonts w:ascii="Times New Roman" w:eastAsia="細明體" w:hAnsi="Times New Roman" w:hint="eastAsia"/>
          <w:szCs w:val="24"/>
        </w:rPr>
        <w:t xml:space="preserve"> </w:t>
      </w:r>
      <w:r w:rsidR="00B03698" w:rsidRPr="00DF52BE">
        <w:rPr>
          <w:rFonts w:ascii="Times New Roman" w:eastAsia="細明體" w:hAnsi="Times New Roman" w:hint="eastAsia"/>
          <w:szCs w:val="24"/>
        </w:rPr>
        <w:t xml:space="preserve">completed by the </w:t>
      </w:r>
      <w:r w:rsidR="001C4326" w:rsidRPr="00DF52BE">
        <w:rPr>
          <w:rFonts w:ascii="Times New Roman" w:eastAsia="細明體" w:hAnsi="Times New Roman" w:hint="eastAsia"/>
          <w:szCs w:val="24"/>
        </w:rPr>
        <w:t>start-up</w:t>
      </w:r>
      <w:r w:rsidR="00B03698" w:rsidRPr="00DF52BE">
        <w:rPr>
          <w:rFonts w:ascii="Times New Roman" w:eastAsia="細明體" w:hAnsi="Times New Roman" w:hint="eastAsia"/>
          <w:szCs w:val="24"/>
        </w:rPr>
        <w:t xml:space="preserve"> </w:t>
      </w:r>
      <w:r w:rsidR="003663D5" w:rsidRPr="00DF52BE">
        <w:rPr>
          <w:rFonts w:ascii="Times New Roman" w:eastAsia="細明體" w:hAnsi="Times New Roman" w:hint="eastAsia"/>
          <w:szCs w:val="24"/>
        </w:rPr>
        <w:t xml:space="preserve">are </w:t>
      </w:r>
      <w:r w:rsidR="00F00427" w:rsidRPr="00DF52BE">
        <w:rPr>
          <w:rFonts w:ascii="Times New Roman" w:eastAsia="細明體" w:hAnsi="Times New Roman" w:hint="eastAsia"/>
          <w:szCs w:val="24"/>
        </w:rPr>
        <w:t>in line</w:t>
      </w:r>
      <w:r w:rsidR="0029178B" w:rsidRPr="00DF52BE">
        <w:rPr>
          <w:rFonts w:ascii="Times New Roman" w:eastAsia="細明體" w:hAnsi="Times New Roman" w:hint="eastAsia"/>
          <w:szCs w:val="24"/>
        </w:rPr>
        <w:t xml:space="preserve"> with the application form, </w:t>
      </w:r>
      <w:r w:rsidR="00B03698" w:rsidRPr="00DF52BE">
        <w:rPr>
          <w:rFonts w:ascii="Times New Roman" w:hAnsi="Times New Roman" w:hint="eastAsia"/>
          <w:szCs w:val="24"/>
        </w:rPr>
        <w:t>business proposal</w:t>
      </w:r>
      <w:r w:rsidR="0029178B" w:rsidRPr="00DF52BE">
        <w:rPr>
          <w:rFonts w:ascii="Times New Roman" w:hAnsi="Times New Roman" w:hint="eastAsia"/>
          <w:szCs w:val="24"/>
        </w:rPr>
        <w:t xml:space="preserve"> and/or subsequent change request(s)</w:t>
      </w:r>
      <w:r w:rsidR="00B03698" w:rsidRPr="00DF52BE">
        <w:rPr>
          <w:rFonts w:ascii="Times New Roman" w:hAnsi="Times New Roman" w:hint="eastAsia"/>
          <w:szCs w:val="24"/>
        </w:rPr>
        <w:t xml:space="preserve"> agreed by this university and ITC, as appropriate,</w:t>
      </w:r>
      <w:r w:rsidR="00B03698" w:rsidRPr="00DF52BE">
        <w:rPr>
          <w:rFonts w:ascii="Times New Roman" w:eastAsia="細明體" w:hAnsi="Times New Roman" w:hint="eastAsia"/>
          <w:szCs w:val="24"/>
        </w:rPr>
        <w:t xml:space="preserve"> </w:t>
      </w:r>
      <w:r w:rsidR="003663D5" w:rsidRPr="00DF52BE">
        <w:rPr>
          <w:rFonts w:ascii="Times New Roman" w:eastAsia="細明體" w:hAnsi="Times New Roman" w:hint="eastAsia"/>
          <w:szCs w:val="24"/>
        </w:rPr>
        <w:t>and</w:t>
      </w:r>
      <w:r w:rsidRPr="00DF52BE">
        <w:rPr>
          <w:rFonts w:ascii="Times New Roman" w:eastAsia="細明體" w:hAnsi="Times New Roman"/>
          <w:szCs w:val="24"/>
        </w:rPr>
        <w:t xml:space="preserve"> </w:t>
      </w:r>
      <w:r w:rsidR="00B03698" w:rsidRPr="00DF52BE">
        <w:rPr>
          <w:rFonts w:ascii="Times New Roman" w:eastAsia="細明體" w:hAnsi="Times New Roman" w:hint="eastAsia"/>
          <w:szCs w:val="24"/>
        </w:rPr>
        <w:t xml:space="preserve">that they </w:t>
      </w:r>
      <w:r w:rsidR="000F6E4C" w:rsidRPr="00DF52BE">
        <w:rPr>
          <w:rFonts w:ascii="Times New Roman" w:eastAsia="細明體" w:hAnsi="Times New Roman" w:hint="eastAsia"/>
          <w:szCs w:val="24"/>
        </w:rPr>
        <w:t>have been</w:t>
      </w:r>
      <w:r w:rsidR="00E55452" w:rsidRPr="00DF52BE">
        <w:rPr>
          <w:rFonts w:ascii="Times New Roman" w:eastAsia="細明體" w:hAnsi="Times New Roman" w:hint="eastAsia"/>
          <w:szCs w:val="24"/>
        </w:rPr>
        <w:t xml:space="preserve"> reflected in the </w:t>
      </w:r>
      <w:r w:rsidR="0008706F" w:rsidRPr="00DF52BE">
        <w:rPr>
          <w:rFonts w:ascii="Times New Roman" w:eastAsia="細明體" w:hAnsi="Times New Roman" w:hint="eastAsia"/>
          <w:szCs w:val="24"/>
        </w:rPr>
        <w:t>statement</w:t>
      </w:r>
      <w:r w:rsidR="00E55452" w:rsidRPr="00DF52BE">
        <w:rPr>
          <w:rFonts w:ascii="Times New Roman" w:eastAsia="細明體" w:hAnsi="Times New Roman" w:hint="eastAsia"/>
          <w:szCs w:val="24"/>
        </w:rPr>
        <w:t xml:space="preserve"> of expenditure </w:t>
      </w:r>
      <w:r w:rsidR="00B03698" w:rsidRPr="00DF52BE">
        <w:rPr>
          <w:rFonts w:ascii="Times New Roman" w:eastAsia="細明體" w:hAnsi="Times New Roman" w:hint="eastAsia"/>
          <w:szCs w:val="24"/>
        </w:rPr>
        <w:t xml:space="preserve">and </w:t>
      </w:r>
      <w:r w:rsidR="00B03698" w:rsidRPr="00DF52BE">
        <w:rPr>
          <w:rFonts w:ascii="Times New Roman" w:eastAsia="細明體" w:hAnsi="Times New Roman"/>
          <w:szCs w:val="24"/>
        </w:rPr>
        <w:t>the</w:t>
      </w:r>
      <w:r w:rsidR="00B03698" w:rsidRPr="00DF52BE">
        <w:rPr>
          <w:rFonts w:ascii="Times New Roman" w:eastAsia="細明體" w:hAnsi="Times New Roman" w:hint="eastAsia"/>
          <w:szCs w:val="24"/>
        </w:rPr>
        <w:t xml:space="preserve"> auditors</w:t>
      </w:r>
      <w:r w:rsidR="0008706F" w:rsidRPr="00DF52BE">
        <w:rPr>
          <w:rFonts w:ascii="Times New Roman" w:eastAsia="細明體" w:hAnsi="Times New Roman"/>
          <w:szCs w:val="24"/>
        </w:rPr>
        <w:t>’</w:t>
      </w:r>
      <w:r w:rsidR="00B03698" w:rsidRPr="00DF52BE">
        <w:rPr>
          <w:rFonts w:ascii="Times New Roman" w:eastAsia="細明體" w:hAnsi="Times New Roman" w:hint="eastAsia"/>
          <w:szCs w:val="24"/>
        </w:rPr>
        <w:t xml:space="preserve"> report </w:t>
      </w:r>
      <w:r w:rsidR="00E55452" w:rsidRPr="00DF52BE">
        <w:rPr>
          <w:rFonts w:ascii="Times New Roman" w:eastAsia="細明體" w:hAnsi="Times New Roman" w:hint="eastAsia"/>
          <w:szCs w:val="24"/>
        </w:rPr>
        <w:t>submitted by th</w:t>
      </w:r>
      <w:r w:rsidR="00B03698" w:rsidRPr="00DF52BE">
        <w:rPr>
          <w:rFonts w:ascii="Times New Roman" w:eastAsia="細明體" w:hAnsi="Times New Roman" w:hint="eastAsia"/>
          <w:szCs w:val="24"/>
        </w:rPr>
        <w:t xml:space="preserve">is </w:t>
      </w:r>
      <w:r w:rsidR="001C4326" w:rsidRPr="00DF52BE">
        <w:rPr>
          <w:rFonts w:ascii="Times New Roman" w:eastAsia="細明體" w:hAnsi="Times New Roman" w:hint="eastAsia"/>
          <w:szCs w:val="24"/>
        </w:rPr>
        <w:t>start-up</w:t>
      </w:r>
      <w:r w:rsidR="00A0034D" w:rsidRPr="00DF52BE">
        <w:rPr>
          <w:rFonts w:ascii="Times New Roman" w:eastAsia="細明體" w:hAnsi="Times New Roman" w:hint="eastAsia"/>
          <w:szCs w:val="24"/>
        </w:rPr>
        <w:t>.</w:t>
      </w:r>
    </w:p>
    <w:p w14:paraId="53D3BF70" w14:textId="77777777" w:rsidR="00E55452" w:rsidRPr="00DF52BE" w:rsidRDefault="00F00427" w:rsidP="00064977">
      <w:pPr>
        <w:widowControl/>
        <w:overflowPunct w:val="0"/>
        <w:snapToGrid w:val="0"/>
        <w:spacing w:after="960"/>
        <w:rPr>
          <w:rFonts w:ascii="Times New Roman" w:eastAsia="細明體" w:hAnsi="Times New Roman"/>
          <w:szCs w:val="24"/>
        </w:rPr>
      </w:pPr>
      <w:r w:rsidRPr="00DF52BE">
        <w:rPr>
          <w:rFonts w:ascii="Times New Roman" w:eastAsia="細明體" w:hAnsi="Times New Roman" w:hint="eastAsia"/>
          <w:szCs w:val="24"/>
        </w:rPr>
        <w:t>The</w:t>
      </w:r>
      <w:r w:rsidR="00E55452" w:rsidRPr="00DF52BE">
        <w:rPr>
          <w:rFonts w:ascii="Times New Roman" w:eastAsia="細明體" w:hAnsi="Times New Roman" w:hint="eastAsia"/>
          <w:szCs w:val="24"/>
        </w:rPr>
        <w:t xml:space="preserve"> </w:t>
      </w:r>
      <w:r w:rsidR="0008706F" w:rsidRPr="00DF52BE">
        <w:rPr>
          <w:rFonts w:ascii="Times New Roman" w:eastAsia="細明體" w:hAnsi="Times New Roman" w:hint="eastAsia"/>
          <w:szCs w:val="24"/>
        </w:rPr>
        <w:t>statement</w:t>
      </w:r>
      <w:r w:rsidR="00E55452" w:rsidRPr="00DF52BE">
        <w:rPr>
          <w:rFonts w:ascii="Times New Roman" w:eastAsia="細明體" w:hAnsi="Times New Roman" w:hint="eastAsia"/>
          <w:szCs w:val="24"/>
        </w:rPr>
        <w:t xml:space="preserve"> of expenditure and the auditors</w:t>
      </w:r>
      <w:r w:rsidR="0008706F" w:rsidRPr="00DF52BE">
        <w:rPr>
          <w:rFonts w:ascii="Times New Roman" w:eastAsia="細明體" w:hAnsi="Times New Roman"/>
          <w:szCs w:val="24"/>
        </w:rPr>
        <w:t>’</w:t>
      </w:r>
      <w:r w:rsidR="00E55452" w:rsidRPr="00DF52BE">
        <w:rPr>
          <w:rFonts w:ascii="Times New Roman" w:eastAsia="細明體" w:hAnsi="Times New Roman" w:hint="eastAsia"/>
          <w:szCs w:val="24"/>
        </w:rPr>
        <w:t xml:space="preserve"> report submitted by the </w:t>
      </w:r>
      <w:r w:rsidR="00B03698" w:rsidRPr="00DF52BE">
        <w:rPr>
          <w:rFonts w:ascii="Times New Roman" w:eastAsia="細明體" w:hAnsi="Times New Roman" w:hint="eastAsia"/>
          <w:szCs w:val="24"/>
        </w:rPr>
        <w:t xml:space="preserve">concerned </w:t>
      </w:r>
      <w:r w:rsidR="00E55452" w:rsidRPr="00DF52BE">
        <w:rPr>
          <w:rFonts w:ascii="Times New Roman" w:eastAsia="細明體" w:hAnsi="Times New Roman" w:hint="eastAsia"/>
          <w:szCs w:val="24"/>
        </w:rPr>
        <w:t>start-up are attached to this request form.</w:t>
      </w:r>
    </w:p>
    <w:tbl>
      <w:tblPr>
        <w:tblW w:w="8203" w:type="dxa"/>
        <w:jc w:val="right"/>
        <w:tblLayout w:type="fixed"/>
        <w:tblCellMar>
          <w:left w:w="28" w:type="dxa"/>
          <w:right w:w="28" w:type="dxa"/>
        </w:tblCellMar>
        <w:tblLook w:val="0000" w:firstRow="0" w:lastRow="0" w:firstColumn="0" w:lastColumn="0" w:noHBand="0" w:noVBand="0"/>
      </w:tblPr>
      <w:tblGrid>
        <w:gridCol w:w="2448"/>
        <w:gridCol w:w="283"/>
        <w:gridCol w:w="5472"/>
      </w:tblGrid>
      <w:tr w:rsidR="00C047A1" w:rsidRPr="00DF52BE" w14:paraId="3F6D6C16" w14:textId="77777777" w:rsidTr="00064977">
        <w:trPr>
          <w:cantSplit/>
          <w:jc w:val="right"/>
        </w:trPr>
        <w:tc>
          <w:tcPr>
            <w:tcW w:w="2448" w:type="dxa"/>
            <w:vAlign w:val="bottom"/>
          </w:tcPr>
          <w:p w14:paraId="4CCB031D" w14:textId="77777777" w:rsidR="00C047A1" w:rsidRPr="00DF52BE" w:rsidRDefault="00A0034D" w:rsidP="00064977">
            <w:pPr>
              <w:widowControl/>
              <w:overflowPunct w:val="0"/>
              <w:snapToGrid w:val="0"/>
              <w:spacing w:before="240"/>
              <w:rPr>
                <w:rFonts w:ascii="Times New Roman" w:eastAsia="細明體" w:hAnsi="Times New Roman"/>
                <w:szCs w:val="24"/>
              </w:rPr>
            </w:pPr>
            <w:r w:rsidRPr="00DF52BE">
              <w:rPr>
                <w:rFonts w:ascii="Times New Roman" w:eastAsia="細明體" w:hAnsi="Times New Roman"/>
                <w:szCs w:val="24"/>
              </w:rPr>
              <w:t>Signature</w:t>
            </w:r>
          </w:p>
        </w:tc>
        <w:tc>
          <w:tcPr>
            <w:tcW w:w="283" w:type="dxa"/>
            <w:vAlign w:val="bottom"/>
          </w:tcPr>
          <w:p w14:paraId="654ADF60" w14:textId="77777777" w:rsidR="00C047A1" w:rsidRPr="00DF52BE" w:rsidRDefault="00C047A1" w:rsidP="00064977">
            <w:pPr>
              <w:widowControl/>
              <w:overflowPunct w:val="0"/>
              <w:snapToGrid w:val="0"/>
              <w:spacing w:before="240"/>
              <w:jc w:val="center"/>
              <w:rPr>
                <w:rFonts w:ascii="Times New Roman" w:eastAsia="細明體" w:hAnsi="Times New Roman"/>
                <w:szCs w:val="24"/>
              </w:rPr>
            </w:pPr>
            <w:r w:rsidRPr="00DF52BE">
              <w:rPr>
                <w:rFonts w:ascii="Times New Roman" w:eastAsia="細明體" w:hAnsi="Times New Roman"/>
                <w:szCs w:val="24"/>
              </w:rPr>
              <w:t>:</w:t>
            </w:r>
          </w:p>
        </w:tc>
        <w:tc>
          <w:tcPr>
            <w:tcW w:w="5472" w:type="dxa"/>
            <w:tcBorders>
              <w:bottom w:val="single" w:sz="4" w:space="0" w:color="auto"/>
            </w:tcBorders>
            <w:vAlign w:val="bottom"/>
          </w:tcPr>
          <w:p w14:paraId="02F2C34E" w14:textId="77777777" w:rsidR="00C047A1" w:rsidRPr="00DF52BE" w:rsidRDefault="00C047A1" w:rsidP="00064977">
            <w:pPr>
              <w:widowControl/>
              <w:overflowPunct w:val="0"/>
              <w:snapToGrid w:val="0"/>
              <w:spacing w:before="240"/>
              <w:ind w:rightChars="283" w:right="679"/>
              <w:rPr>
                <w:rFonts w:ascii="Times New Roman" w:eastAsia="細明體" w:hAnsi="Times New Roman"/>
                <w:szCs w:val="24"/>
              </w:rPr>
            </w:pPr>
          </w:p>
        </w:tc>
      </w:tr>
      <w:tr w:rsidR="00C047A1" w:rsidRPr="00DF52BE" w14:paraId="5ED90B35" w14:textId="77777777" w:rsidTr="00064977">
        <w:trPr>
          <w:cantSplit/>
          <w:jc w:val="right"/>
        </w:trPr>
        <w:tc>
          <w:tcPr>
            <w:tcW w:w="2448" w:type="dxa"/>
            <w:vAlign w:val="bottom"/>
          </w:tcPr>
          <w:p w14:paraId="0D909AED" w14:textId="77777777" w:rsidR="00C047A1" w:rsidRPr="00DF52BE" w:rsidRDefault="00FB63D9" w:rsidP="00064977">
            <w:pPr>
              <w:widowControl/>
              <w:overflowPunct w:val="0"/>
              <w:snapToGrid w:val="0"/>
              <w:spacing w:before="240"/>
              <w:rPr>
                <w:rFonts w:ascii="Times New Roman" w:eastAsia="細明體" w:hAnsi="Times New Roman"/>
                <w:szCs w:val="24"/>
              </w:rPr>
            </w:pPr>
            <w:r w:rsidRPr="00DF52BE">
              <w:rPr>
                <w:rFonts w:ascii="Times New Roman" w:eastAsia="細明體" w:hAnsi="Times New Roman"/>
                <w:szCs w:val="24"/>
              </w:rPr>
              <w:t>Nam</w:t>
            </w:r>
            <w:r w:rsidRPr="00DF52BE">
              <w:rPr>
                <w:rFonts w:ascii="Times New Roman" w:eastAsia="細明體" w:hAnsi="Times New Roman" w:hint="eastAsia"/>
                <w:szCs w:val="24"/>
              </w:rPr>
              <w:t>e</w:t>
            </w:r>
          </w:p>
        </w:tc>
        <w:tc>
          <w:tcPr>
            <w:tcW w:w="283" w:type="dxa"/>
            <w:vAlign w:val="bottom"/>
          </w:tcPr>
          <w:p w14:paraId="08CBD56E" w14:textId="77777777" w:rsidR="00C047A1" w:rsidRPr="00DF52BE" w:rsidRDefault="00C047A1" w:rsidP="00064977">
            <w:pPr>
              <w:widowControl/>
              <w:overflowPunct w:val="0"/>
              <w:snapToGrid w:val="0"/>
              <w:spacing w:before="240"/>
              <w:jc w:val="center"/>
              <w:rPr>
                <w:rFonts w:ascii="Times New Roman" w:eastAsia="細明體" w:hAnsi="Times New Roman"/>
                <w:szCs w:val="24"/>
              </w:rPr>
            </w:pPr>
            <w:r w:rsidRPr="00DF52BE">
              <w:rPr>
                <w:rFonts w:ascii="Times New Roman" w:eastAsia="細明體" w:hAnsi="Times New Roman"/>
                <w:szCs w:val="24"/>
              </w:rPr>
              <w:t>:</w:t>
            </w:r>
          </w:p>
        </w:tc>
        <w:tc>
          <w:tcPr>
            <w:tcW w:w="5472" w:type="dxa"/>
            <w:tcBorders>
              <w:top w:val="single" w:sz="4" w:space="0" w:color="auto"/>
              <w:bottom w:val="single" w:sz="4" w:space="0" w:color="auto"/>
            </w:tcBorders>
            <w:vAlign w:val="bottom"/>
          </w:tcPr>
          <w:p w14:paraId="680A4E5D" w14:textId="77777777" w:rsidR="00C047A1" w:rsidRPr="00DF52BE" w:rsidRDefault="00C047A1" w:rsidP="00064977">
            <w:pPr>
              <w:widowControl/>
              <w:overflowPunct w:val="0"/>
              <w:snapToGrid w:val="0"/>
              <w:spacing w:before="240"/>
              <w:ind w:rightChars="283" w:right="679"/>
              <w:rPr>
                <w:rFonts w:ascii="Times New Roman" w:eastAsia="細明體" w:hAnsi="Times New Roman"/>
                <w:szCs w:val="24"/>
              </w:rPr>
            </w:pPr>
          </w:p>
        </w:tc>
      </w:tr>
      <w:tr w:rsidR="00FB63D9" w:rsidRPr="00DF52BE" w14:paraId="4CA786C3" w14:textId="77777777" w:rsidTr="00064977">
        <w:trPr>
          <w:cantSplit/>
          <w:jc w:val="right"/>
        </w:trPr>
        <w:tc>
          <w:tcPr>
            <w:tcW w:w="2448" w:type="dxa"/>
            <w:vAlign w:val="bottom"/>
          </w:tcPr>
          <w:p w14:paraId="4F81BEE3" w14:textId="77777777" w:rsidR="00FB63D9" w:rsidRPr="00DF52BE" w:rsidRDefault="00FB63D9" w:rsidP="00064977">
            <w:pPr>
              <w:widowControl/>
              <w:overflowPunct w:val="0"/>
              <w:snapToGrid w:val="0"/>
              <w:spacing w:before="240"/>
              <w:rPr>
                <w:rFonts w:ascii="Times New Roman" w:eastAsia="細明體" w:hAnsi="Times New Roman"/>
                <w:szCs w:val="24"/>
              </w:rPr>
            </w:pPr>
            <w:r w:rsidRPr="00DF52BE">
              <w:rPr>
                <w:rFonts w:ascii="Times New Roman" w:eastAsia="細明體" w:hAnsi="Times New Roman" w:hint="eastAsia"/>
                <w:szCs w:val="24"/>
              </w:rPr>
              <w:t>Post title</w:t>
            </w:r>
          </w:p>
        </w:tc>
        <w:tc>
          <w:tcPr>
            <w:tcW w:w="283" w:type="dxa"/>
            <w:vAlign w:val="bottom"/>
          </w:tcPr>
          <w:p w14:paraId="4063768E" w14:textId="77777777" w:rsidR="00FB63D9" w:rsidRPr="00DF52BE" w:rsidRDefault="00FB63D9" w:rsidP="00064977">
            <w:pPr>
              <w:widowControl/>
              <w:overflowPunct w:val="0"/>
              <w:snapToGrid w:val="0"/>
              <w:spacing w:before="240"/>
              <w:jc w:val="center"/>
              <w:rPr>
                <w:rFonts w:ascii="Times New Roman" w:eastAsia="細明體" w:hAnsi="Times New Roman"/>
                <w:szCs w:val="24"/>
              </w:rPr>
            </w:pPr>
            <w:r w:rsidRPr="00DF52BE">
              <w:rPr>
                <w:rFonts w:ascii="Times New Roman" w:eastAsia="細明體" w:hAnsi="Times New Roman" w:hint="eastAsia"/>
                <w:szCs w:val="24"/>
              </w:rPr>
              <w:t>:</w:t>
            </w:r>
          </w:p>
        </w:tc>
        <w:tc>
          <w:tcPr>
            <w:tcW w:w="5472" w:type="dxa"/>
            <w:tcBorders>
              <w:top w:val="single" w:sz="4" w:space="0" w:color="auto"/>
              <w:bottom w:val="single" w:sz="4" w:space="0" w:color="auto"/>
            </w:tcBorders>
            <w:vAlign w:val="bottom"/>
          </w:tcPr>
          <w:p w14:paraId="19219836" w14:textId="77777777" w:rsidR="00FB63D9" w:rsidRPr="00DF52BE" w:rsidRDefault="00FB63D9" w:rsidP="00064977">
            <w:pPr>
              <w:widowControl/>
              <w:overflowPunct w:val="0"/>
              <w:snapToGrid w:val="0"/>
              <w:spacing w:before="240"/>
              <w:ind w:rightChars="283" w:right="679"/>
              <w:rPr>
                <w:rFonts w:ascii="Times New Roman" w:eastAsia="細明體" w:hAnsi="Times New Roman"/>
                <w:szCs w:val="24"/>
              </w:rPr>
            </w:pPr>
          </w:p>
        </w:tc>
      </w:tr>
      <w:tr w:rsidR="00C047A1" w:rsidRPr="00DF52BE" w14:paraId="49EE1F2F" w14:textId="77777777" w:rsidTr="00064977">
        <w:trPr>
          <w:cantSplit/>
          <w:jc w:val="right"/>
        </w:trPr>
        <w:tc>
          <w:tcPr>
            <w:tcW w:w="2448" w:type="dxa"/>
            <w:vAlign w:val="bottom"/>
          </w:tcPr>
          <w:p w14:paraId="65C18EC4" w14:textId="77777777" w:rsidR="00C047A1" w:rsidRPr="00DF52BE" w:rsidRDefault="00064977" w:rsidP="00064977">
            <w:pPr>
              <w:widowControl/>
              <w:overflowPunct w:val="0"/>
              <w:snapToGrid w:val="0"/>
              <w:spacing w:before="240"/>
              <w:rPr>
                <w:rFonts w:ascii="Times New Roman" w:eastAsia="細明體" w:hAnsi="Times New Roman"/>
                <w:szCs w:val="24"/>
              </w:rPr>
            </w:pPr>
            <w:r>
              <w:rPr>
                <w:rFonts w:ascii="Times New Roman" w:eastAsia="細明體" w:hAnsi="Times New Roman"/>
                <w:szCs w:val="24"/>
              </w:rPr>
              <w:t>Tel. No</w:t>
            </w:r>
          </w:p>
        </w:tc>
        <w:tc>
          <w:tcPr>
            <w:tcW w:w="283" w:type="dxa"/>
            <w:vAlign w:val="bottom"/>
          </w:tcPr>
          <w:p w14:paraId="5994F32A" w14:textId="77777777" w:rsidR="00C047A1" w:rsidRPr="00DF52BE" w:rsidRDefault="00C047A1" w:rsidP="00064977">
            <w:pPr>
              <w:widowControl/>
              <w:overflowPunct w:val="0"/>
              <w:snapToGrid w:val="0"/>
              <w:spacing w:before="240"/>
              <w:jc w:val="center"/>
              <w:rPr>
                <w:rFonts w:ascii="Times New Roman" w:eastAsia="細明體" w:hAnsi="Times New Roman"/>
                <w:szCs w:val="24"/>
              </w:rPr>
            </w:pPr>
            <w:r w:rsidRPr="00DF52BE">
              <w:rPr>
                <w:rFonts w:ascii="Times New Roman" w:eastAsia="細明體" w:hAnsi="Times New Roman"/>
                <w:szCs w:val="24"/>
              </w:rPr>
              <w:t>:</w:t>
            </w:r>
          </w:p>
        </w:tc>
        <w:tc>
          <w:tcPr>
            <w:tcW w:w="5472" w:type="dxa"/>
            <w:tcBorders>
              <w:top w:val="single" w:sz="4" w:space="0" w:color="auto"/>
              <w:bottom w:val="single" w:sz="4" w:space="0" w:color="auto"/>
            </w:tcBorders>
            <w:vAlign w:val="bottom"/>
          </w:tcPr>
          <w:p w14:paraId="296FEF7D" w14:textId="77777777" w:rsidR="00C047A1" w:rsidRPr="00DF52BE" w:rsidRDefault="00C047A1" w:rsidP="00064977">
            <w:pPr>
              <w:widowControl/>
              <w:overflowPunct w:val="0"/>
              <w:snapToGrid w:val="0"/>
              <w:spacing w:before="240"/>
              <w:ind w:rightChars="283" w:right="679"/>
              <w:rPr>
                <w:rFonts w:ascii="Times New Roman" w:eastAsia="細明體" w:hAnsi="Times New Roman"/>
                <w:szCs w:val="24"/>
              </w:rPr>
            </w:pPr>
          </w:p>
        </w:tc>
      </w:tr>
      <w:tr w:rsidR="00C047A1" w:rsidRPr="00DF52BE" w14:paraId="4ED34C8C" w14:textId="77777777" w:rsidTr="00064977">
        <w:trPr>
          <w:cantSplit/>
          <w:jc w:val="right"/>
        </w:trPr>
        <w:tc>
          <w:tcPr>
            <w:tcW w:w="2448" w:type="dxa"/>
            <w:vAlign w:val="bottom"/>
          </w:tcPr>
          <w:p w14:paraId="5A67876E" w14:textId="77777777" w:rsidR="00C047A1" w:rsidRPr="00DF52BE" w:rsidRDefault="00064977" w:rsidP="00064977">
            <w:pPr>
              <w:widowControl/>
              <w:overflowPunct w:val="0"/>
              <w:snapToGrid w:val="0"/>
              <w:spacing w:before="240"/>
              <w:rPr>
                <w:rFonts w:ascii="Times New Roman" w:eastAsia="細明體" w:hAnsi="Times New Roman"/>
                <w:szCs w:val="24"/>
              </w:rPr>
            </w:pPr>
            <w:r>
              <w:rPr>
                <w:rFonts w:ascii="Times New Roman" w:eastAsia="細明體" w:hAnsi="Times New Roman"/>
                <w:szCs w:val="24"/>
              </w:rPr>
              <w:t>E-mail</w:t>
            </w:r>
          </w:p>
        </w:tc>
        <w:tc>
          <w:tcPr>
            <w:tcW w:w="283" w:type="dxa"/>
            <w:vAlign w:val="bottom"/>
          </w:tcPr>
          <w:p w14:paraId="71B29C9A" w14:textId="77777777" w:rsidR="00C047A1" w:rsidRPr="00DF52BE" w:rsidRDefault="00C047A1" w:rsidP="00064977">
            <w:pPr>
              <w:widowControl/>
              <w:overflowPunct w:val="0"/>
              <w:snapToGrid w:val="0"/>
              <w:spacing w:before="240"/>
              <w:jc w:val="center"/>
              <w:rPr>
                <w:rFonts w:ascii="Times New Roman" w:eastAsia="細明體" w:hAnsi="Times New Roman"/>
                <w:szCs w:val="24"/>
              </w:rPr>
            </w:pPr>
            <w:r w:rsidRPr="00DF52BE">
              <w:rPr>
                <w:rFonts w:ascii="Times New Roman" w:eastAsia="細明體" w:hAnsi="Times New Roman"/>
                <w:szCs w:val="24"/>
              </w:rPr>
              <w:t>:</w:t>
            </w:r>
          </w:p>
        </w:tc>
        <w:tc>
          <w:tcPr>
            <w:tcW w:w="5472" w:type="dxa"/>
            <w:tcBorders>
              <w:top w:val="single" w:sz="4" w:space="0" w:color="auto"/>
              <w:bottom w:val="single" w:sz="4" w:space="0" w:color="auto"/>
            </w:tcBorders>
            <w:vAlign w:val="bottom"/>
          </w:tcPr>
          <w:p w14:paraId="7194DBDC" w14:textId="77777777" w:rsidR="00C047A1" w:rsidRPr="00DF52BE" w:rsidRDefault="00C047A1" w:rsidP="00064977">
            <w:pPr>
              <w:widowControl/>
              <w:overflowPunct w:val="0"/>
              <w:snapToGrid w:val="0"/>
              <w:spacing w:before="240"/>
              <w:ind w:rightChars="283" w:right="679"/>
              <w:rPr>
                <w:rFonts w:ascii="Times New Roman" w:eastAsia="細明體" w:hAnsi="Times New Roman"/>
                <w:szCs w:val="24"/>
              </w:rPr>
            </w:pPr>
          </w:p>
        </w:tc>
      </w:tr>
      <w:tr w:rsidR="00C047A1" w:rsidRPr="00DF52BE" w14:paraId="3101716D" w14:textId="77777777" w:rsidTr="00064977">
        <w:trPr>
          <w:cantSplit/>
          <w:jc w:val="right"/>
        </w:trPr>
        <w:tc>
          <w:tcPr>
            <w:tcW w:w="2448" w:type="dxa"/>
            <w:vAlign w:val="bottom"/>
          </w:tcPr>
          <w:p w14:paraId="491072FA" w14:textId="77777777" w:rsidR="00C047A1" w:rsidRPr="00DF52BE" w:rsidRDefault="00064977" w:rsidP="00064977">
            <w:pPr>
              <w:widowControl/>
              <w:overflowPunct w:val="0"/>
              <w:snapToGrid w:val="0"/>
              <w:spacing w:before="240"/>
              <w:rPr>
                <w:rFonts w:ascii="Times New Roman" w:eastAsia="細明體" w:hAnsi="Times New Roman"/>
                <w:szCs w:val="24"/>
              </w:rPr>
            </w:pPr>
            <w:r>
              <w:rPr>
                <w:rFonts w:ascii="Times New Roman" w:eastAsia="細明體" w:hAnsi="Times New Roman"/>
                <w:szCs w:val="24"/>
              </w:rPr>
              <w:t>Date</w:t>
            </w:r>
          </w:p>
        </w:tc>
        <w:tc>
          <w:tcPr>
            <w:tcW w:w="283" w:type="dxa"/>
            <w:vAlign w:val="bottom"/>
          </w:tcPr>
          <w:p w14:paraId="2973D8E2" w14:textId="77777777" w:rsidR="00C047A1" w:rsidRPr="00DF52BE" w:rsidRDefault="00C047A1" w:rsidP="00064977">
            <w:pPr>
              <w:widowControl/>
              <w:overflowPunct w:val="0"/>
              <w:snapToGrid w:val="0"/>
              <w:spacing w:before="240"/>
              <w:jc w:val="center"/>
              <w:rPr>
                <w:rFonts w:ascii="Times New Roman" w:eastAsia="細明體" w:hAnsi="Times New Roman"/>
                <w:szCs w:val="24"/>
              </w:rPr>
            </w:pPr>
            <w:r w:rsidRPr="00DF52BE">
              <w:rPr>
                <w:rFonts w:ascii="Times New Roman" w:eastAsia="細明體" w:hAnsi="Times New Roman"/>
                <w:szCs w:val="24"/>
              </w:rPr>
              <w:t>:</w:t>
            </w:r>
          </w:p>
        </w:tc>
        <w:tc>
          <w:tcPr>
            <w:tcW w:w="5472" w:type="dxa"/>
            <w:tcBorders>
              <w:top w:val="single" w:sz="4" w:space="0" w:color="auto"/>
              <w:bottom w:val="single" w:sz="4" w:space="0" w:color="auto"/>
            </w:tcBorders>
            <w:vAlign w:val="bottom"/>
          </w:tcPr>
          <w:p w14:paraId="769D0D3C" w14:textId="77777777" w:rsidR="00C047A1" w:rsidRPr="00DF52BE" w:rsidRDefault="00C047A1" w:rsidP="00064977">
            <w:pPr>
              <w:widowControl/>
              <w:overflowPunct w:val="0"/>
              <w:snapToGrid w:val="0"/>
              <w:spacing w:before="240"/>
              <w:ind w:rightChars="283" w:right="679"/>
              <w:rPr>
                <w:rFonts w:ascii="Times New Roman" w:eastAsia="細明體" w:hAnsi="Times New Roman"/>
                <w:szCs w:val="24"/>
              </w:rPr>
            </w:pPr>
          </w:p>
        </w:tc>
      </w:tr>
    </w:tbl>
    <w:p w14:paraId="4D851B89" w14:textId="77777777" w:rsidR="00F03DB6" w:rsidRPr="00DF52BE" w:rsidRDefault="00064977" w:rsidP="001112EC">
      <w:pPr>
        <w:keepNext/>
        <w:widowControl/>
        <w:overflowPunct w:val="0"/>
        <w:snapToGrid w:val="0"/>
        <w:spacing w:before="480" w:after="240"/>
        <w:rPr>
          <w:rFonts w:ascii="Times New Roman" w:eastAsia="SimSun" w:hAnsi="Times New Roman"/>
          <w:b/>
          <w:szCs w:val="24"/>
          <w:lang w:eastAsia="zh-CN"/>
        </w:rPr>
      </w:pPr>
      <w:r>
        <w:rPr>
          <w:rFonts w:ascii="Times New Roman" w:hAnsi="Times New Roman"/>
          <w:b/>
          <w:szCs w:val="24"/>
          <w:u w:val="single"/>
        </w:rPr>
        <w:t>SECTION </w:t>
      </w:r>
      <w:r w:rsidR="00FB63D9" w:rsidRPr="00DF52BE">
        <w:rPr>
          <w:rFonts w:ascii="Times New Roman" w:hAnsi="Times New Roman" w:hint="eastAsia"/>
          <w:b/>
          <w:szCs w:val="24"/>
          <w:u w:val="single"/>
        </w:rPr>
        <w:t>D</w:t>
      </w:r>
      <w:r>
        <w:rPr>
          <w:rFonts w:ascii="Times New Roman" w:hAnsi="Times New Roman"/>
          <w:b/>
          <w:szCs w:val="24"/>
          <w:u w:val="single"/>
          <w:lang w:val="en-US"/>
        </w:rPr>
        <w:br/>
      </w:r>
      <w:r w:rsidR="00F03DB6" w:rsidRPr="00DF52BE">
        <w:rPr>
          <w:rFonts w:ascii="Times New Roman" w:hAnsi="Times New Roman"/>
          <w:i/>
          <w:szCs w:val="24"/>
        </w:rPr>
        <w:t>(To be complete</w:t>
      </w:r>
      <w:r w:rsidR="002E5EFD" w:rsidRPr="00DF52BE">
        <w:rPr>
          <w:rFonts w:ascii="Times New Roman" w:hAnsi="Times New Roman"/>
          <w:i/>
          <w:szCs w:val="24"/>
        </w:rPr>
        <w:t xml:space="preserve">d by the Finance Office of the </w:t>
      </w:r>
      <w:r w:rsidR="002E5EFD" w:rsidRPr="00DF52BE">
        <w:rPr>
          <w:rFonts w:ascii="Times New Roman" w:eastAsia="SimSun" w:hAnsi="Times New Roman" w:hint="eastAsia"/>
          <w:i/>
          <w:szCs w:val="24"/>
          <w:lang w:eastAsia="zh-CN"/>
        </w:rPr>
        <w:t>u</w:t>
      </w:r>
      <w:r w:rsidR="00F03DB6" w:rsidRPr="00DF52BE">
        <w:rPr>
          <w:rFonts w:ascii="Times New Roman" w:hAnsi="Times New Roman"/>
          <w:i/>
          <w:szCs w:val="24"/>
        </w:rPr>
        <w:t>niversity)</w:t>
      </w:r>
    </w:p>
    <w:p w14:paraId="2BD6E5F2" w14:textId="77777777" w:rsidR="00433BDA" w:rsidRPr="00DF52BE" w:rsidRDefault="00F03DB6" w:rsidP="00064977">
      <w:pPr>
        <w:widowControl/>
        <w:overflowPunct w:val="0"/>
        <w:snapToGrid w:val="0"/>
        <w:spacing w:after="960"/>
        <w:rPr>
          <w:rFonts w:ascii="Times New Roman" w:eastAsia="SimSun" w:hAnsi="Times New Roman"/>
          <w:lang w:eastAsia="zh-CN"/>
        </w:rPr>
      </w:pPr>
      <w:r w:rsidRPr="00DF52BE">
        <w:rPr>
          <w:rFonts w:ascii="Times New Roman" w:hAnsi="Times New Roman"/>
          <w:i/>
        </w:rPr>
        <w:t>I/We</w:t>
      </w:r>
      <w:r w:rsidRPr="00DF52BE">
        <w:rPr>
          <w:rFonts w:ascii="Times New Roman" w:hAnsi="Times New Roman"/>
        </w:rPr>
        <w:t xml:space="preserve"> confirm that </w:t>
      </w:r>
      <w:r w:rsidR="004A2076" w:rsidRPr="00DF52BE">
        <w:rPr>
          <w:rFonts w:ascii="Times New Roman" w:hAnsi="Times New Roman"/>
        </w:rPr>
        <w:t>t</w:t>
      </w:r>
      <w:r w:rsidRPr="00DF52BE">
        <w:rPr>
          <w:rFonts w:ascii="Times New Roman" w:hAnsi="Times New Roman"/>
        </w:rPr>
        <w:t xml:space="preserve">he </w:t>
      </w:r>
      <w:r w:rsidR="00E55452" w:rsidRPr="00DF52BE">
        <w:rPr>
          <w:rFonts w:ascii="Times New Roman" w:hAnsi="Times New Roman" w:hint="eastAsia"/>
        </w:rPr>
        <w:t>auditors</w:t>
      </w:r>
      <w:r w:rsidR="0008706F" w:rsidRPr="00DF52BE">
        <w:rPr>
          <w:rFonts w:ascii="Times New Roman" w:hAnsi="Times New Roman"/>
        </w:rPr>
        <w:t>’</w:t>
      </w:r>
      <w:r w:rsidR="00E55452" w:rsidRPr="00DF52BE">
        <w:rPr>
          <w:rFonts w:ascii="Times New Roman" w:hAnsi="Times New Roman" w:hint="eastAsia"/>
        </w:rPr>
        <w:t xml:space="preserve"> report submitted by the </w:t>
      </w:r>
      <w:r w:rsidR="00B03698" w:rsidRPr="00DF52BE">
        <w:rPr>
          <w:rFonts w:ascii="Times New Roman" w:hAnsi="Times New Roman"/>
        </w:rPr>
        <w:t>concerned</w:t>
      </w:r>
      <w:r w:rsidR="00B03698" w:rsidRPr="00DF52BE">
        <w:rPr>
          <w:rFonts w:ascii="Times New Roman" w:hAnsi="Times New Roman" w:hint="eastAsia"/>
        </w:rPr>
        <w:t xml:space="preserve"> </w:t>
      </w:r>
      <w:r w:rsidR="00E55452" w:rsidRPr="00DF52BE">
        <w:rPr>
          <w:rFonts w:ascii="Times New Roman" w:hAnsi="Times New Roman" w:hint="eastAsia"/>
        </w:rPr>
        <w:t>start-up is a clean report</w:t>
      </w:r>
      <w:r w:rsidR="00433BDA" w:rsidRPr="00DF52BE">
        <w:rPr>
          <w:rFonts w:ascii="Times New Roman" w:hAnsi="Times New Roman"/>
        </w:rPr>
        <w:t>.</w:t>
      </w:r>
    </w:p>
    <w:tbl>
      <w:tblPr>
        <w:tblW w:w="8208" w:type="dxa"/>
        <w:jc w:val="right"/>
        <w:tblLayout w:type="fixed"/>
        <w:tblCellMar>
          <w:left w:w="28" w:type="dxa"/>
          <w:right w:w="28" w:type="dxa"/>
        </w:tblCellMar>
        <w:tblLook w:val="0000" w:firstRow="0" w:lastRow="0" w:firstColumn="0" w:lastColumn="0" w:noHBand="0" w:noVBand="0"/>
      </w:tblPr>
      <w:tblGrid>
        <w:gridCol w:w="2448"/>
        <w:gridCol w:w="288"/>
        <w:gridCol w:w="5472"/>
      </w:tblGrid>
      <w:tr w:rsidR="00DE240E" w:rsidRPr="00DF52BE" w14:paraId="00719AE1" w14:textId="77777777" w:rsidTr="00064977">
        <w:trPr>
          <w:jc w:val="right"/>
        </w:trPr>
        <w:tc>
          <w:tcPr>
            <w:tcW w:w="2448" w:type="dxa"/>
            <w:vAlign w:val="bottom"/>
          </w:tcPr>
          <w:p w14:paraId="5D6BF531" w14:textId="77777777" w:rsidR="00DE240E" w:rsidRPr="00DF52BE" w:rsidRDefault="00DE240E" w:rsidP="00064977">
            <w:pPr>
              <w:keepLines/>
              <w:snapToGrid w:val="0"/>
              <w:spacing w:before="240" w:line="0" w:lineRule="atLeast"/>
              <w:rPr>
                <w:rFonts w:ascii="Times New Roman" w:eastAsia="細明體" w:hAnsi="Times New Roman"/>
                <w:szCs w:val="24"/>
              </w:rPr>
            </w:pPr>
            <w:r w:rsidRPr="00DF52BE">
              <w:rPr>
                <w:rFonts w:ascii="Times New Roman" w:eastAsia="細明體" w:hAnsi="Times New Roman"/>
                <w:szCs w:val="24"/>
              </w:rPr>
              <w:t>Authorised signature(s)</w:t>
            </w:r>
            <w:r w:rsidR="00064977">
              <w:rPr>
                <w:rFonts w:ascii="Times New Roman" w:eastAsia="細明體" w:hAnsi="Times New Roman"/>
                <w:szCs w:val="24"/>
              </w:rPr>
              <w:br/>
            </w:r>
            <w:r w:rsidRPr="00DF52BE">
              <w:rPr>
                <w:rFonts w:ascii="Times New Roman" w:eastAsia="細明體" w:hAnsi="Times New Roman"/>
                <w:szCs w:val="24"/>
              </w:rPr>
              <w:t>with institution chop</w:t>
            </w:r>
          </w:p>
        </w:tc>
        <w:tc>
          <w:tcPr>
            <w:tcW w:w="288" w:type="dxa"/>
            <w:vAlign w:val="bottom"/>
          </w:tcPr>
          <w:p w14:paraId="0AD9FAC9" w14:textId="77777777" w:rsidR="00DE240E" w:rsidRPr="00DF52BE" w:rsidRDefault="00DE240E" w:rsidP="00064977">
            <w:pPr>
              <w:keepLines/>
              <w:snapToGrid w:val="0"/>
              <w:spacing w:before="240" w:line="240" w:lineRule="atLeast"/>
              <w:jc w:val="center"/>
              <w:rPr>
                <w:rFonts w:ascii="Times New Roman" w:eastAsia="細明體" w:hAnsi="Times New Roman"/>
                <w:szCs w:val="24"/>
              </w:rPr>
            </w:pPr>
            <w:r w:rsidRPr="00DF52BE">
              <w:rPr>
                <w:rFonts w:ascii="Times New Roman" w:eastAsia="細明體" w:hAnsi="Times New Roman"/>
                <w:szCs w:val="24"/>
              </w:rPr>
              <w:t>:</w:t>
            </w:r>
          </w:p>
        </w:tc>
        <w:tc>
          <w:tcPr>
            <w:tcW w:w="5472" w:type="dxa"/>
            <w:tcBorders>
              <w:bottom w:val="single" w:sz="4" w:space="0" w:color="auto"/>
            </w:tcBorders>
            <w:vAlign w:val="bottom"/>
          </w:tcPr>
          <w:p w14:paraId="54CD245A" w14:textId="77777777" w:rsidR="00DE240E" w:rsidRPr="00DF52BE" w:rsidRDefault="00DE240E" w:rsidP="00064977">
            <w:pPr>
              <w:keepLines/>
              <w:snapToGrid w:val="0"/>
              <w:spacing w:before="240" w:line="240" w:lineRule="atLeast"/>
              <w:rPr>
                <w:rFonts w:ascii="Times New Roman" w:eastAsia="細明體" w:hAnsi="Times New Roman"/>
                <w:b/>
                <w:szCs w:val="24"/>
              </w:rPr>
            </w:pPr>
          </w:p>
        </w:tc>
      </w:tr>
      <w:tr w:rsidR="00DE240E" w:rsidRPr="00DF52BE" w14:paraId="2DE2BD79" w14:textId="77777777" w:rsidTr="00064977">
        <w:trPr>
          <w:jc w:val="right"/>
        </w:trPr>
        <w:tc>
          <w:tcPr>
            <w:tcW w:w="2448" w:type="dxa"/>
            <w:vAlign w:val="bottom"/>
          </w:tcPr>
          <w:p w14:paraId="120BEFC0" w14:textId="77777777" w:rsidR="00DE240E" w:rsidRPr="00DF52BE" w:rsidRDefault="00FB63D9" w:rsidP="00064977">
            <w:pPr>
              <w:keepLines/>
              <w:snapToGrid w:val="0"/>
              <w:spacing w:before="240" w:line="0" w:lineRule="atLeast"/>
              <w:rPr>
                <w:rFonts w:ascii="Times New Roman" w:eastAsia="細明體" w:hAnsi="Times New Roman"/>
                <w:szCs w:val="24"/>
              </w:rPr>
            </w:pPr>
            <w:r w:rsidRPr="00DF52BE">
              <w:rPr>
                <w:rFonts w:ascii="Times New Roman" w:eastAsia="細明體" w:hAnsi="Times New Roman"/>
                <w:szCs w:val="24"/>
              </w:rPr>
              <w:t>Name</w:t>
            </w:r>
            <w:r w:rsidRPr="00DF52BE">
              <w:rPr>
                <w:rFonts w:ascii="Times New Roman" w:eastAsia="細明體" w:hAnsi="Times New Roman" w:hint="eastAsia"/>
                <w:szCs w:val="24"/>
              </w:rPr>
              <w:t>(s)</w:t>
            </w:r>
          </w:p>
        </w:tc>
        <w:tc>
          <w:tcPr>
            <w:tcW w:w="288" w:type="dxa"/>
            <w:vAlign w:val="bottom"/>
          </w:tcPr>
          <w:p w14:paraId="2889B2A4" w14:textId="77777777" w:rsidR="00DE240E" w:rsidRPr="00DF52BE" w:rsidRDefault="00DE240E" w:rsidP="00064977">
            <w:pPr>
              <w:keepLines/>
              <w:snapToGrid w:val="0"/>
              <w:spacing w:before="240" w:line="240" w:lineRule="atLeast"/>
              <w:jc w:val="center"/>
              <w:rPr>
                <w:rFonts w:ascii="Times New Roman" w:eastAsia="細明體" w:hAnsi="Times New Roman"/>
                <w:szCs w:val="24"/>
              </w:rPr>
            </w:pPr>
            <w:r w:rsidRPr="00DF52BE">
              <w:rPr>
                <w:rFonts w:ascii="Times New Roman" w:eastAsia="細明體" w:hAnsi="Times New Roman"/>
                <w:szCs w:val="24"/>
              </w:rPr>
              <w:t>:</w:t>
            </w:r>
          </w:p>
        </w:tc>
        <w:tc>
          <w:tcPr>
            <w:tcW w:w="5472" w:type="dxa"/>
            <w:tcBorders>
              <w:top w:val="single" w:sz="4" w:space="0" w:color="auto"/>
              <w:bottom w:val="single" w:sz="4" w:space="0" w:color="auto"/>
            </w:tcBorders>
            <w:vAlign w:val="bottom"/>
          </w:tcPr>
          <w:p w14:paraId="1231BE67" w14:textId="77777777" w:rsidR="00DE240E" w:rsidRPr="00DF52BE" w:rsidRDefault="00DE240E" w:rsidP="00064977">
            <w:pPr>
              <w:keepLines/>
              <w:snapToGrid w:val="0"/>
              <w:spacing w:before="240" w:line="240" w:lineRule="atLeast"/>
              <w:rPr>
                <w:rFonts w:ascii="Times New Roman" w:eastAsia="細明體" w:hAnsi="Times New Roman"/>
                <w:b/>
                <w:szCs w:val="24"/>
              </w:rPr>
            </w:pPr>
          </w:p>
        </w:tc>
      </w:tr>
      <w:tr w:rsidR="00FB63D9" w:rsidRPr="00DF52BE" w14:paraId="24EA08D6" w14:textId="77777777" w:rsidTr="00064977">
        <w:trPr>
          <w:jc w:val="right"/>
        </w:trPr>
        <w:tc>
          <w:tcPr>
            <w:tcW w:w="2448" w:type="dxa"/>
            <w:vAlign w:val="bottom"/>
          </w:tcPr>
          <w:p w14:paraId="0AE1D3EB" w14:textId="77777777" w:rsidR="00FB63D9" w:rsidRPr="00DF52BE" w:rsidRDefault="00FB63D9" w:rsidP="00064977">
            <w:pPr>
              <w:keepLines/>
              <w:snapToGrid w:val="0"/>
              <w:spacing w:before="240" w:line="0" w:lineRule="atLeast"/>
              <w:rPr>
                <w:rFonts w:ascii="Times New Roman" w:eastAsia="細明體" w:hAnsi="Times New Roman"/>
                <w:szCs w:val="24"/>
              </w:rPr>
            </w:pPr>
            <w:r w:rsidRPr="00DF52BE">
              <w:rPr>
                <w:rFonts w:ascii="Times New Roman" w:eastAsia="細明體" w:hAnsi="Times New Roman" w:hint="eastAsia"/>
                <w:szCs w:val="24"/>
              </w:rPr>
              <w:t>Post Title(s)</w:t>
            </w:r>
          </w:p>
        </w:tc>
        <w:tc>
          <w:tcPr>
            <w:tcW w:w="288" w:type="dxa"/>
            <w:vAlign w:val="bottom"/>
          </w:tcPr>
          <w:p w14:paraId="2D79EB7B" w14:textId="77777777" w:rsidR="00FB63D9" w:rsidRPr="00DF52BE" w:rsidRDefault="00FB63D9" w:rsidP="00064977">
            <w:pPr>
              <w:keepLines/>
              <w:snapToGrid w:val="0"/>
              <w:spacing w:before="240" w:line="240" w:lineRule="atLeast"/>
              <w:jc w:val="center"/>
              <w:rPr>
                <w:rFonts w:ascii="Times New Roman" w:eastAsia="細明體" w:hAnsi="Times New Roman"/>
                <w:szCs w:val="24"/>
              </w:rPr>
            </w:pPr>
            <w:r w:rsidRPr="00DF52BE">
              <w:rPr>
                <w:rFonts w:ascii="Times New Roman" w:eastAsia="細明體" w:hAnsi="Times New Roman" w:hint="eastAsia"/>
                <w:szCs w:val="24"/>
              </w:rPr>
              <w:t>:</w:t>
            </w:r>
          </w:p>
        </w:tc>
        <w:tc>
          <w:tcPr>
            <w:tcW w:w="5472" w:type="dxa"/>
            <w:tcBorders>
              <w:top w:val="single" w:sz="4" w:space="0" w:color="auto"/>
              <w:bottom w:val="single" w:sz="4" w:space="0" w:color="auto"/>
            </w:tcBorders>
            <w:vAlign w:val="bottom"/>
          </w:tcPr>
          <w:p w14:paraId="36FEB5B0" w14:textId="77777777" w:rsidR="00FB63D9" w:rsidRPr="00DF52BE" w:rsidRDefault="00FB63D9" w:rsidP="00064977">
            <w:pPr>
              <w:keepLines/>
              <w:snapToGrid w:val="0"/>
              <w:spacing w:before="240" w:line="240" w:lineRule="atLeast"/>
              <w:rPr>
                <w:rFonts w:ascii="Times New Roman" w:eastAsia="細明體" w:hAnsi="Times New Roman"/>
                <w:b/>
                <w:szCs w:val="24"/>
              </w:rPr>
            </w:pPr>
          </w:p>
        </w:tc>
      </w:tr>
      <w:tr w:rsidR="00DE240E" w:rsidRPr="00DF52BE" w14:paraId="378C84CE" w14:textId="77777777" w:rsidTr="00064977">
        <w:trPr>
          <w:jc w:val="right"/>
        </w:trPr>
        <w:tc>
          <w:tcPr>
            <w:tcW w:w="2448" w:type="dxa"/>
            <w:vAlign w:val="bottom"/>
          </w:tcPr>
          <w:p w14:paraId="67DC4B31" w14:textId="77777777" w:rsidR="00DE240E" w:rsidRPr="00DF52BE" w:rsidRDefault="002E5EFD" w:rsidP="00064977">
            <w:pPr>
              <w:keepLines/>
              <w:snapToGrid w:val="0"/>
              <w:spacing w:before="240" w:line="0" w:lineRule="atLeast"/>
              <w:rPr>
                <w:rFonts w:ascii="Times New Roman" w:eastAsia="細明體" w:hAnsi="Times New Roman"/>
                <w:szCs w:val="24"/>
              </w:rPr>
            </w:pPr>
            <w:r w:rsidRPr="00DF52BE">
              <w:rPr>
                <w:rFonts w:ascii="Times New Roman" w:eastAsia="細明體" w:hAnsi="Times New Roman"/>
                <w:szCs w:val="24"/>
              </w:rPr>
              <w:t xml:space="preserve">Name of </w:t>
            </w:r>
            <w:r w:rsidRPr="00DF52BE">
              <w:rPr>
                <w:rFonts w:ascii="Times New Roman" w:eastAsia="SimSun" w:hAnsi="Times New Roman" w:hint="eastAsia"/>
                <w:szCs w:val="24"/>
                <w:lang w:eastAsia="zh-CN"/>
              </w:rPr>
              <w:t>u</w:t>
            </w:r>
            <w:r w:rsidR="00DE240E" w:rsidRPr="00DF52BE">
              <w:rPr>
                <w:rFonts w:ascii="Times New Roman" w:eastAsia="細明體" w:hAnsi="Times New Roman"/>
                <w:szCs w:val="24"/>
              </w:rPr>
              <w:t>niversity</w:t>
            </w:r>
          </w:p>
        </w:tc>
        <w:tc>
          <w:tcPr>
            <w:tcW w:w="288" w:type="dxa"/>
            <w:vAlign w:val="bottom"/>
          </w:tcPr>
          <w:p w14:paraId="7BAE9806" w14:textId="77777777" w:rsidR="00DE240E" w:rsidRPr="00DF52BE" w:rsidRDefault="00DE240E" w:rsidP="00064977">
            <w:pPr>
              <w:keepLines/>
              <w:snapToGrid w:val="0"/>
              <w:spacing w:before="240" w:line="240" w:lineRule="atLeast"/>
              <w:jc w:val="center"/>
              <w:rPr>
                <w:rFonts w:ascii="Times New Roman" w:eastAsia="細明體" w:hAnsi="Times New Roman"/>
                <w:szCs w:val="24"/>
              </w:rPr>
            </w:pPr>
            <w:r w:rsidRPr="00DF52BE">
              <w:rPr>
                <w:rFonts w:ascii="Times New Roman" w:eastAsia="細明體" w:hAnsi="Times New Roman"/>
                <w:szCs w:val="24"/>
              </w:rPr>
              <w:t>:</w:t>
            </w:r>
          </w:p>
        </w:tc>
        <w:tc>
          <w:tcPr>
            <w:tcW w:w="5472" w:type="dxa"/>
            <w:tcBorders>
              <w:top w:val="single" w:sz="4" w:space="0" w:color="auto"/>
              <w:bottom w:val="single" w:sz="4" w:space="0" w:color="auto"/>
            </w:tcBorders>
            <w:vAlign w:val="bottom"/>
          </w:tcPr>
          <w:p w14:paraId="30D7AA69" w14:textId="77777777" w:rsidR="00DE240E" w:rsidRPr="00DF52BE" w:rsidRDefault="00DE240E" w:rsidP="00064977">
            <w:pPr>
              <w:keepLines/>
              <w:snapToGrid w:val="0"/>
              <w:spacing w:before="240" w:line="240" w:lineRule="atLeast"/>
              <w:rPr>
                <w:rFonts w:ascii="Times New Roman" w:eastAsia="細明體" w:hAnsi="Times New Roman"/>
                <w:b/>
                <w:szCs w:val="24"/>
              </w:rPr>
            </w:pPr>
          </w:p>
        </w:tc>
      </w:tr>
      <w:tr w:rsidR="00DE240E" w:rsidRPr="00DF52BE" w14:paraId="0C959C3F" w14:textId="77777777" w:rsidTr="00064977">
        <w:trPr>
          <w:jc w:val="right"/>
        </w:trPr>
        <w:tc>
          <w:tcPr>
            <w:tcW w:w="2448" w:type="dxa"/>
            <w:vAlign w:val="bottom"/>
          </w:tcPr>
          <w:p w14:paraId="53EA15B7" w14:textId="77777777" w:rsidR="00DE240E" w:rsidRPr="00DF52BE" w:rsidRDefault="00DE240E" w:rsidP="00064977">
            <w:pPr>
              <w:keepLines/>
              <w:snapToGrid w:val="0"/>
              <w:spacing w:before="240" w:line="0" w:lineRule="atLeast"/>
              <w:rPr>
                <w:rFonts w:ascii="Times New Roman" w:eastAsia="細明體" w:hAnsi="Times New Roman"/>
                <w:szCs w:val="24"/>
              </w:rPr>
            </w:pPr>
            <w:r w:rsidRPr="00DF52BE">
              <w:rPr>
                <w:rFonts w:ascii="Times New Roman" w:eastAsia="細明體" w:hAnsi="Times New Roman"/>
                <w:szCs w:val="24"/>
              </w:rPr>
              <w:t>Tel. No.</w:t>
            </w:r>
          </w:p>
        </w:tc>
        <w:tc>
          <w:tcPr>
            <w:tcW w:w="288" w:type="dxa"/>
            <w:vAlign w:val="bottom"/>
          </w:tcPr>
          <w:p w14:paraId="560F4E14" w14:textId="77777777" w:rsidR="00DE240E" w:rsidRPr="00DF52BE" w:rsidRDefault="00DE240E" w:rsidP="00064977">
            <w:pPr>
              <w:keepLines/>
              <w:snapToGrid w:val="0"/>
              <w:spacing w:before="240" w:line="240" w:lineRule="atLeast"/>
              <w:jc w:val="center"/>
              <w:rPr>
                <w:rFonts w:ascii="Times New Roman" w:eastAsia="細明體" w:hAnsi="Times New Roman"/>
                <w:szCs w:val="24"/>
              </w:rPr>
            </w:pPr>
            <w:r w:rsidRPr="00DF52BE">
              <w:rPr>
                <w:rFonts w:ascii="Times New Roman" w:eastAsia="細明體" w:hAnsi="Times New Roman"/>
                <w:szCs w:val="24"/>
              </w:rPr>
              <w:t>:</w:t>
            </w:r>
          </w:p>
        </w:tc>
        <w:tc>
          <w:tcPr>
            <w:tcW w:w="5472" w:type="dxa"/>
            <w:tcBorders>
              <w:bottom w:val="single" w:sz="4" w:space="0" w:color="auto"/>
            </w:tcBorders>
            <w:vAlign w:val="bottom"/>
          </w:tcPr>
          <w:p w14:paraId="7196D064" w14:textId="77777777" w:rsidR="00DE240E" w:rsidRPr="00DF52BE" w:rsidRDefault="00DE240E" w:rsidP="00064977">
            <w:pPr>
              <w:keepLines/>
              <w:snapToGrid w:val="0"/>
              <w:spacing w:before="240" w:line="240" w:lineRule="atLeast"/>
              <w:rPr>
                <w:rFonts w:ascii="Times New Roman" w:eastAsia="細明體" w:hAnsi="Times New Roman"/>
                <w:b/>
                <w:szCs w:val="24"/>
              </w:rPr>
            </w:pPr>
          </w:p>
        </w:tc>
      </w:tr>
      <w:tr w:rsidR="00DE240E" w:rsidRPr="00DF52BE" w14:paraId="35EA3028" w14:textId="77777777" w:rsidTr="00064977">
        <w:trPr>
          <w:jc w:val="right"/>
        </w:trPr>
        <w:tc>
          <w:tcPr>
            <w:tcW w:w="2448" w:type="dxa"/>
            <w:vAlign w:val="bottom"/>
          </w:tcPr>
          <w:p w14:paraId="081BA7F6" w14:textId="77777777" w:rsidR="00DE240E" w:rsidRPr="00DF52BE" w:rsidRDefault="00DE240E" w:rsidP="00064977">
            <w:pPr>
              <w:keepLines/>
              <w:snapToGrid w:val="0"/>
              <w:spacing w:before="240" w:line="0" w:lineRule="atLeast"/>
              <w:rPr>
                <w:rFonts w:ascii="Times New Roman" w:eastAsia="細明體" w:hAnsi="Times New Roman"/>
                <w:szCs w:val="24"/>
              </w:rPr>
            </w:pPr>
            <w:r w:rsidRPr="00DF52BE">
              <w:rPr>
                <w:rFonts w:ascii="Times New Roman" w:eastAsia="細明體" w:hAnsi="Times New Roman"/>
                <w:szCs w:val="24"/>
              </w:rPr>
              <w:t>E-mail</w:t>
            </w:r>
          </w:p>
        </w:tc>
        <w:tc>
          <w:tcPr>
            <w:tcW w:w="288" w:type="dxa"/>
            <w:vAlign w:val="bottom"/>
          </w:tcPr>
          <w:p w14:paraId="3F72BAB6" w14:textId="77777777" w:rsidR="00DE240E" w:rsidRPr="00DF52BE" w:rsidRDefault="00DE240E" w:rsidP="00064977">
            <w:pPr>
              <w:keepLines/>
              <w:snapToGrid w:val="0"/>
              <w:spacing w:before="240" w:line="240" w:lineRule="atLeast"/>
              <w:jc w:val="center"/>
              <w:rPr>
                <w:rFonts w:ascii="Times New Roman" w:eastAsia="細明體" w:hAnsi="Times New Roman"/>
                <w:szCs w:val="24"/>
                <w:lang w:eastAsia="zh-HK"/>
              </w:rPr>
            </w:pPr>
            <w:r w:rsidRPr="00DF52BE">
              <w:rPr>
                <w:rFonts w:ascii="Times New Roman" w:eastAsia="細明體" w:hAnsi="Times New Roman"/>
                <w:szCs w:val="24"/>
                <w:lang w:eastAsia="zh-HK"/>
              </w:rPr>
              <w:t>:</w:t>
            </w:r>
          </w:p>
        </w:tc>
        <w:tc>
          <w:tcPr>
            <w:tcW w:w="5472" w:type="dxa"/>
            <w:tcBorders>
              <w:top w:val="single" w:sz="4" w:space="0" w:color="auto"/>
              <w:bottom w:val="single" w:sz="4" w:space="0" w:color="auto"/>
            </w:tcBorders>
            <w:vAlign w:val="bottom"/>
          </w:tcPr>
          <w:p w14:paraId="34FF1C98" w14:textId="77777777" w:rsidR="00DE240E" w:rsidRPr="00DF52BE" w:rsidRDefault="00DE240E" w:rsidP="00064977">
            <w:pPr>
              <w:keepLines/>
              <w:snapToGrid w:val="0"/>
              <w:spacing w:before="240" w:line="240" w:lineRule="atLeast"/>
              <w:rPr>
                <w:rFonts w:ascii="Times New Roman" w:eastAsia="細明體" w:hAnsi="Times New Roman"/>
                <w:b/>
                <w:szCs w:val="24"/>
              </w:rPr>
            </w:pPr>
          </w:p>
        </w:tc>
      </w:tr>
      <w:tr w:rsidR="00DE240E" w:rsidRPr="00E62E59" w14:paraId="5D4EC514" w14:textId="77777777" w:rsidTr="00064977">
        <w:trPr>
          <w:jc w:val="right"/>
        </w:trPr>
        <w:tc>
          <w:tcPr>
            <w:tcW w:w="2448" w:type="dxa"/>
            <w:vAlign w:val="bottom"/>
          </w:tcPr>
          <w:p w14:paraId="5F3F821A" w14:textId="77777777" w:rsidR="00DE240E" w:rsidRPr="00DF52BE" w:rsidRDefault="00DE240E" w:rsidP="00064977">
            <w:pPr>
              <w:keepLines/>
              <w:snapToGrid w:val="0"/>
              <w:spacing w:before="240" w:line="0" w:lineRule="atLeast"/>
              <w:rPr>
                <w:rFonts w:ascii="Times New Roman" w:eastAsia="細明體" w:hAnsi="Times New Roman"/>
                <w:szCs w:val="24"/>
              </w:rPr>
            </w:pPr>
            <w:r w:rsidRPr="00DF52BE">
              <w:rPr>
                <w:rFonts w:ascii="Times New Roman" w:eastAsia="細明體" w:hAnsi="Times New Roman"/>
                <w:szCs w:val="24"/>
              </w:rPr>
              <w:t>Date</w:t>
            </w:r>
          </w:p>
        </w:tc>
        <w:tc>
          <w:tcPr>
            <w:tcW w:w="288" w:type="dxa"/>
            <w:vAlign w:val="bottom"/>
          </w:tcPr>
          <w:p w14:paraId="37552464" w14:textId="77777777" w:rsidR="00DE240E" w:rsidRPr="00E62E59" w:rsidRDefault="00DE240E" w:rsidP="00064977">
            <w:pPr>
              <w:keepLines/>
              <w:snapToGrid w:val="0"/>
              <w:spacing w:before="240" w:line="240" w:lineRule="atLeast"/>
              <w:jc w:val="center"/>
              <w:rPr>
                <w:rFonts w:ascii="Times New Roman" w:eastAsia="細明體" w:hAnsi="Times New Roman"/>
                <w:szCs w:val="24"/>
              </w:rPr>
            </w:pPr>
            <w:r w:rsidRPr="00DF52BE">
              <w:rPr>
                <w:rFonts w:ascii="Times New Roman" w:eastAsia="細明體" w:hAnsi="Times New Roman"/>
                <w:szCs w:val="24"/>
              </w:rPr>
              <w:t>:</w:t>
            </w:r>
          </w:p>
        </w:tc>
        <w:tc>
          <w:tcPr>
            <w:tcW w:w="5472" w:type="dxa"/>
            <w:tcBorders>
              <w:top w:val="single" w:sz="4" w:space="0" w:color="auto"/>
              <w:bottom w:val="single" w:sz="4" w:space="0" w:color="auto"/>
            </w:tcBorders>
            <w:vAlign w:val="bottom"/>
          </w:tcPr>
          <w:p w14:paraId="6D072C0D" w14:textId="77777777" w:rsidR="00DE240E" w:rsidRPr="00E62E59" w:rsidRDefault="00DE240E" w:rsidP="00064977">
            <w:pPr>
              <w:keepLines/>
              <w:snapToGrid w:val="0"/>
              <w:spacing w:before="240" w:line="240" w:lineRule="atLeast"/>
              <w:rPr>
                <w:rFonts w:ascii="Times New Roman" w:eastAsia="細明體" w:hAnsi="Times New Roman"/>
                <w:b/>
                <w:szCs w:val="24"/>
              </w:rPr>
            </w:pPr>
          </w:p>
        </w:tc>
      </w:tr>
    </w:tbl>
    <w:p w14:paraId="48A21919" w14:textId="77777777" w:rsidR="00F95004" w:rsidRPr="00E62E59" w:rsidRDefault="00F95004" w:rsidP="0089496A">
      <w:pPr>
        <w:adjustRightInd w:val="0"/>
        <w:snapToGrid w:val="0"/>
        <w:spacing w:afterLines="30" w:after="108" w:line="240" w:lineRule="atLeast"/>
        <w:rPr>
          <w:rFonts w:ascii="Times New Roman" w:eastAsia="細明體" w:hAnsi="Times New Roman"/>
          <w:szCs w:val="24"/>
          <w:u w:val="single"/>
        </w:rPr>
      </w:pPr>
    </w:p>
    <w:sectPr w:rsidR="00F95004" w:rsidRPr="00E62E59" w:rsidSect="001C142B">
      <w:footerReference w:type="default" r:id="rId21"/>
      <w:type w:val="continuous"/>
      <w:pgSz w:w="11907" w:h="16840" w:code="9"/>
      <w:pgMar w:top="1440" w:right="1440" w:bottom="1440" w:left="1440" w:header="720" w:footer="720" w:gutter="0"/>
      <w:cols w:space="720"/>
      <w:noEndnote/>
      <w:titlePg/>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6" w:author="Jervin NG" w:date="2026-03-13T18:32:00Z" w:initials="JN">
    <w:p w14:paraId="272051E5" w14:textId="77777777" w:rsidR="00A45662" w:rsidRDefault="00A45662" w:rsidP="00A45662">
      <w:pPr>
        <w:pStyle w:val="CommentText"/>
      </w:pPr>
      <w:r>
        <w:rPr>
          <w:rStyle w:val="CommentReference"/>
        </w:rPr>
        <w:annotationRef/>
      </w:r>
      <w:r>
        <w:t xml:space="preserve">This date must not be earlier than the dates in Annex C. </w:t>
      </w:r>
      <w:r>
        <w:rPr>
          <w:lang w:eastAsia="zh-TW"/>
        </w:rPr>
        <w:t>We strongly advise that the PIC sign this document on the same day as the Annex 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2051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24B630" w16cex:dateUtc="2026-03-13T10: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2051E5" w16cid:durableId="2424B63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8650C" w14:textId="77777777" w:rsidR="007E6733" w:rsidRDefault="007E6733" w:rsidP="00B13A93">
      <w:r>
        <w:separator/>
      </w:r>
    </w:p>
  </w:endnote>
  <w:endnote w:type="continuationSeparator" w:id="0">
    <w:p w14:paraId="1215D61E" w14:textId="77777777" w:rsidR="007E6733" w:rsidRDefault="007E6733" w:rsidP="00B13A93">
      <w:r>
        <w:continuationSeparator/>
      </w:r>
    </w:p>
  </w:endnote>
  <w:endnote w:type="continuationNotice" w:id="1">
    <w:p w14:paraId="7A50DFE3" w14:textId="77777777" w:rsidR="007E6733" w:rsidRDefault="007E67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DFPMingLight-B5">
    <w:altName w:val="新細明體"/>
    <w:charset w:val="88"/>
    <w:family w:val="roman"/>
    <w:pitch w:val="variable"/>
    <w:sig w:usb0="00000000" w:usb1="29DFFFFF" w:usb2="00000037" w:usb3="00000000" w:csb0="003F00FF" w:csb1="00000000"/>
  </w:font>
  <w:font w:name="SimSun">
    <w:altName w:val="宋体"/>
    <w:panose1 w:val="02010600030101010101"/>
    <w:charset w:val="86"/>
    <w:family w:val="auto"/>
    <w:pitch w:val="variable"/>
    <w:sig w:usb0="00000203" w:usb1="288F0000" w:usb2="00000016" w:usb3="00000000" w:csb0="00040001" w:csb1="00000000"/>
  </w:font>
  <w:font w:name="標楷體">
    <w:altName w:val="微软雅黑"/>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9C3DC" w14:textId="77777777" w:rsidR="00470CC8" w:rsidRDefault="00470C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FB5F7" w14:textId="77777777" w:rsidR="00C13203" w:rsidRPr="00AA2D21" w:rsidRDefault="00C13203">
    <w:pPr>
      <w:pStyle w:val="Footer"/>
      <w:rPr>
        <w:rFonts w:ascii="Times New Roman" w:hAnsi="Times New Roman"/>
        <w:lang w:eastAsia="zh-TW"/>
      </w:rPr>
    </w:pPr>
    <w:r>
      <w:rPr>
        <w:rFonts w:ascii="Times New Roman" w:hAnsi="Times New Roman" w:hint="eastAsia"/>
        <w:lang w:eastAsia="zh-TW"/>
      </w:rPr>
      <w:t>[</w:t>
    </w:r>
    <w:r w:rsidR="004A6D7E">
      <w:rPr>
        <w:rFonts w:ascii="Times New Roman" w:hAnsi="Times New Roman"/>
        <w:lang w:val="en-US" w:eastAsia="zh-TW"/>
      </w:rPr>
      <w:t>August 2024</w:t>
    </w:r>
    <w:r w:rsidR="00EB57CA">
      <w:rPr>
        <w:rFonts w:ascii="Times New Roman" w:hAnsi="Times New Roman"/>
        <w:lang w:eastAsia="zh-TW"/>
      </w:rPr>
      <w:t xml:space="preserve"> </w:t>
    </w:r>
    <w:r>
      <w:rPr>
        <w:rFonts w:ascii="Times New Roman" w:hAnsi="Times New Roman" w:hint="eastAsia"/>
        <w:lang w:eastAsia="zh-TW"/>
      </w:rPr>
      <w:t>edition]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5631" w14:textId="77777777" w:rsidR="00C13203" w:rsidRPr="003F6FD3" w:rsidRDefault="00C772F1" w:rsidP="002E5EFD">
    <w:pPr>
      <w:pStyle w:val="Footer"/>
      <w:rPr>
        <w:rFonts w:ascii="Times New Roman" w:hAnsi="Times New Roman"/>
        <w:lang w:eastAsia="zh-TW"/>
      </w:rPr>
    </w:pPr>
    <w:r>
      <w:rPr>
        <w:rFonts w:ascii="Times New Roman" w:hAnsi="Times New Roman" w:hint="eastAsia"/>
        <w:lang w:eastAsia="zh-TW"/>
      </w:rPr>
      <w:t>[</w:t>
    </w:r>
    <w:r w:rsidR="004A6D7E">
      <w:rPr>
        <w:rFonts w:ascii="Times New Roman" w:hAnsi="Times New Roman"/>
        <w:lang w:val="en-US" w:eastAsia="zh-TW"/>
      </w:rPr>
      <w:t>August 2024</w:t>
    </w:r>
    <w:r w:rsidR="00E85147">
      <w:rPr>
        <w:rFonts w:ascii="Times New Roman" w:hAnsi="Times New Roman"/>
        <w:lang w:val="en-US" w:eastAsia="zh-TW"/>
      </w:rPr>
      <w:t xml:space="preserve"> </w:t>
    </w:r>
    <w:r w:rsidR="00C13203">
      <w:rPr>
        <w:rFonts w:ascii="Times New Roman" w:hAnsi="Times New Roman" w:hint="eastAsia"/>
        <w:lang w:eastAsia="zh-TW"/>
      </w:rPr>
      <w:t>edition]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97339" w14:textId="77777777" w:rsidR="00C13203" w:rsidRPr="00AA2D21" w:rsidRDefault="00D45047">
    <w:pPr>
      <w:pStyle w:val="Footer"/>
      <w:rPr>
        <w:rFonts w:ascii="Times New Roman" w:hAnsi="Times New Roman"/>
        <w:lang w:eastAsia="zh-TW"/>
      </w:rPr>
    </w:pPr>
    <w:r>
      <w:rPr>
        <w:rFonts w:ascii="Times New Roman" w:hAnsi="Times New Roman" w:hint="eastAsia"/>
        <w:lang w:eastAsia="zh-TW"/>
      </w:rPr>
      <w:t>[</w:t>
    </w:r>
    <w:r w:rsidR="00470CC8">
      <w:rPr>
        <w:rFonts w:ascii="Times New Roman" w:hAnsi="Times New Roman"/>
        <w:lang w:val="en-US" w:eastAsia="zh-TW"/>
      </w:rPr>
      <w:t xml:space="preserve">August 2024 </w:t>
    </w:r>
    <w:r>
      <w:rPr>
        <w:rFonts w:ascii="Times New Roman" w:hAnsi="Times New Roman" w:hint="eastAsia"/>
        <w:lang w:eastAsia="zh-TW"/>
      </w:rPr>
      <w:t>edition]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4D216" w14:textId="77777777" w:rsidR="007E6733" w:rsidRDefault="007E6733" w:rsidP="00B13A93">
      <w:r>
        <w:separator/>
      </w:r>
    </w:p>
  </w:footnote>
  <w:footnote w:type="continuationSeparator" w:id="0">
    <w:p w14:paraId="1D63739A" w14:textId="77777777" w:rsidR="007E6733" w:rsidRDefault="007E6733" w:rsidP="00B13A93">
      <w:r>
        <w:continuationSeparator/>
      </w:r>
    </w:p>
  </w:footnote>
  <w:footnote w:type="continuationNotice" w:id="1">
    <w:p w14:paraId="14ADD660" w14:textId="77777777" w:rsidR="007E6733" w:rsidRDefault="007E673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18F9B" w14:textId="77777777" w:rsidR="00470CC8" w:rsidRDefault="00470C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866F7" w14:textId="77777777" w:rsidR="00C13203" w:rsidRPr="00547E91" w:rsidRDefault="00F40D75">
    <w:pPr>
      <w:pStyle w:val="Header"/>
      <w:jc w:val="center"/>
      <w:rPr>
        <w:rFonts w:ascii="Times New Roman" w:hAnsi="Times New Roman"/>
        <w:sz w:val="24"/>
        <w:szCs w:val="24"/>
        <w:lang w:val="en-US" w:eastAsia="zh-TW"/>
      </w:rPr>
    </w:pPr>
    <w:r>
      <w:rPr>
        <w:rFonts w:ascii="Times New Roman" w:hAnsi="Times New Roman"/>
        <w:sz w:val="24"/>
        <w:szCs w:val="24"/>
      </w:rPr>
      <w:t xml:space="preserve">-  </w:t>
    </w:r>
    <w:r w:rsidR="00C13203" w:rsidRPr="00547E91">
      <w:rPr>
        <w:rFonts w:ascii="Times New Roman" w:hAnsi="Times New Roman"/>
        <w:sz w:val="24"/>
        <w:szCs w:val="24"/>
      </w:rPr>
      <w:fldChar w:fldCharType="begin"/>
    </w:r>
    <w:r w:rsidR="00C13203" w:rsidRPr="00547E91">
      <w:rPr>
        <w:rFonts w:ascii="Times New Roman" w:hAnsi="Times New Roman"/>
        <w:sz w:val="24"/>
        <w:szCs w:val="24"/>
      </w:rPr>
      <w:instrText xml:space="preserve"> PAGE   \* MERGEFORMAT </w:instrText>
    </w:r>
    <w:r w:rsidR="00C13203" w:rsidRPr="00547E91">
      <w:rPr>
        <w:rFonts w:ascii="Times New Roman" w:hAnsi="Times New Roman"/>
        <w:sz w:val="24"/>
        <w:szCs w:val="24"/>
      </w:rPr>
      <w:fldChar w:fldCharType="separate"/>
    </w:r>
    <w:r w:rsidR="00412C82" w:rsidRPr="00412C82">
      <w:rPr>
        <w:rFonts w:ascii="Times New Roman" w:hAnsi="Times New Roman"/>
        <w:noProof/>
        <w:sz w:val="24"/>
        <w:szCs w:val="24"/>
        <w:lang w:val="zh-HK"/>
      </w:rPr>
      <w:t>5</w:t>
    </w:r>
    <w:r w:rsidR="00C13203" w:rsidRPr="00547E91">
      <w:rPr>
        <w:rFonts w:ascii="Times New Roman" w:hAnsi="Times New Roman"/>
        <w:sz w:val="24"/>
        <w:szCs w:val="24"/>
      </w:rPr>
      <w:fldChar w:fldCharType="end"/>
    </w:r>
    <w:r>
      <w:rPr>
        <w:rFonts w:ascii="Times New Roman" w:hAnsi="Times New Roman"/>
        <w:sz w:val="24"/>
        <w:szCs w:val="24"/>
        <w:lang w:val="en-US"/>
      </w:rPr>
      <w:t xml:space="preserve">  </w:t>
    </w:r>
    <w:r w:rsidR="00C13203" w:rsidRPr="00547E91">
      <w:rPr>
        <w:rFonts w:ascii="Times New Roman" w:hAnsi="Times New Roman"/>
        <w:sz w:val="24"/>
        <w:szCs w:val="24"/>
        <w:lang w:val="en-US"/>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C6910" w14:textId="77777777" w:rsidR="00C13203" w:rsidRPr="00F40D75" w:rsidRDefault="00F40D75" w:rsidP="00F40D75">
    <w:pPr>
      <w:pStyle w:val="Header"/>
      <w:tabs>
        <w:tab w:val="clear" w:pos="4153"/>
        <w:tab w:val="clear" w:pos="8306"/>
      </w:tabs>
      <w:jc w:val="right"/>
      <w:rPr>
        <w:sz w:val="24"/>
        <w:szCs w:val="24"/>
      </w:rPr>
    </w:pPr>
    <w:r w:rsidRPr="00F40D75">
      <w:rPr>
        <w:rFonts w:ascii="Times New Roman" w:hAnsi="Times New Roman"/>
        <w:b/>
        <w:sz w:val="24"/>
        <w:szCs w:val="24"/>
        <w:u w:val="single"/>
      </w:rPr>
      <w:t>Annex</w:t>
    </w:r>
    <w:r w:rsidRPr="00F40D75">
      <w:rPr>
        <w:rFonts w:ascii="Times New Roman" w:hAnsi="Times New Roman" w:hint="eastAsia"/>
        <w:b/>
        <w:sz w:val="24"/>
        <w:szCs w:val="24"/>
        <w:u w:val="single"/>
      </w:rPr>
      <w:t xml:space="preserve"> </w:t>
    </w:r>
    <w:r w:rsidRPr="00F40D75">
      <w:rPr>
        <w:rFonts w:ascii="Times New Roman" w:eastAsia="SimSun" w:hAnsi="Times New Roman" w:hint="eastAsia"/>
        <w:b/>
        <w:sz w:val="24"/>
        <w:szCs w:val="24"/>
        <w:u w:val="single"/>
        <w:lang w:eastAsia="zh-CN"/>
      </w:rPr>
      <w:t>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4FCD"/>
    <w:multiLevelType w:val="hybridMultilevel"/>
    <w:tmpl w:val="90B85E40"/>
    <w:lvl w:ilvl="0" w:tplc="67A4563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4D50BDD"/>
    <w:multiLevelType w:val="hybridMultilevel"/>
    <w:tmpl w:val="85A0BCA0"/>
    <w:lvl w:ilvl="0" w:tplc="90FC78B4">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53872C9"/>
    <w:multiLevelType w:val="hybridMultilevel"/>
    <w:tmpl w:val="79EAAA30"/>
    <w:lvl w:ilvl="0" w:tplc="0409000F">
      <w:start w:val="1"/>
      <w:numFmt w:val="decimal"/>
      <w:lvlText w:val="%1."/>
      <w:lvlJc w:val="left"/>
      <w:pPr>
        <w:ind w:left="368" w:hanging="360"/>
      </w:pPr>
      <w:rPr>
        <w:rFonts w:hint="default"/>
      </w:rPr>
    </w:lvl>
    <w:lvl w:ilvl="1" w:tplc="04090019" w:tentative="1">
      <w:start w:val="1"/>
      <w:numFmt w:val="ideographTraditional"/>
      <w:lvlText w:val="%2、"/>
      <w:lvlJc w:val="left"/>
      <w:pPr>
        <w:ind w:left="968" w:hanging="480"/>
      </w:pPr>
    </w:lvl>
    <w:lvl w:ilvl="2" w:tplc="0409001B" w:tentative="1">
      <w:start w:val="1"/>
      <w:numFmt w:val="lowerRoman"/>
      <w:lvlText w:val="%3."/>
      <w:lvlJc w:val="right"/>
      <w:pPr>
        <w:ind w:left="1448" w:hanging="480"/>
      </w:pPr>
    </w:lvl>
    <w:lvl w:ilvl="3" w:tplc="0409000F" w:tentative="1">
      <w:start w:val="1"/>
      <w:numFmt w:val="decimal"/>
      <w:lvlText w:val="%4."/>
      <w:lvlJc w:val="left"/>
      <w:pPr>
        <w:ind w:left="1928" w:hanging="480"/>
      </w:pPr>
    </w:lvl>
    <w:lvl w:ilvl="4" w:tplc="04090019" w:tentative="1">
      <w:start w:val="1"/>
      <w:numFmt w:val="ideographTraditional"/>
      <w:lvlText w:val="%5、"/>
      <w:lvlJc w:val="left"/>
      <w:pPr>
        <w:ind w:left="2408" w:hanging="480"/>
      </w:pPr>
    </w:lvl>
    <w:lvl w:ilvl="5" w:tplc="0409001B" w:tentative="1">
      <w:start w:val="1"/>
      <w:numFmt w:val="lowerRoman"/>
      <w:lvlText w:val="%6."/>
      <w:lvlJc w:val="right"/>
      <w:pPr>
        <w:ind w:left="2888" w:hanging="480"/>
      </w:pPr>
    </w:lvl>
    <w:lvl w:ilvl="6" w:tplc="0409000F" w:tentative="1">
      <w:start w:val="1"/>
      <w:numFmt w:val="decimal"/>
      <w:lvlText w:val="%7."/>
      <w:lvlJc w:val="left"/>
      <w:pPr>
        <w:ind w:left="3368" w:hanging="480"/>
      </w:pPr>
    </w:lvl>
    <w:lvl w:ilvl="7" w:tplc="04090019" w:tentative="1">
      <w:start w:val="1"/>
      <w:numFmt w:val="ideographTraditional"/>
      <w:lvlText w:val="%8、"/>
      <w:lvlJc w:val="left"/>
      <w:pPr>
        <w:ind w:left="3848" w:hanging="480"/>
      </w:pPr>
    </w:lvl>
    <w:lvl w:ilvl="8" w:tplc="0409001B" w:tentative="1">
      <w:start w:val="1"/>
      <w:numFmt w:val="lowerRoman"/>
      <w:lvlText w:val="%9."/>
      <w:lvlJc w:val="right"/>
      <w:pPr>
        <w:ind w:left="4328" w:hanging="480"/>
      </w:pPr>
    </w:lvl>
  </w:abstractNum>
  <w:abstractNum w:abstractNumId="3" w15:restartNumberingAfterBreak="0">
    <w:nsid w:val="089B4767"/>
    <w:multiLevelType w:val="hybridMultilevel"/>
    <w:tmpl w:val="DEE8FD1C"/>
    <w:lvl w:ilvl="0" w:tplc="04090001">
      <w:start w:val="1"/>
      <w:numFmt w:val="bullet"/>
      <w:lvlText w:val=""/>
      <w:lvlJc w:val="left"/>
      <w:pPr>
        <w:ind w:left="1188" w:hanging="480"/>
      </w:pPr>
      <w:rPr>
        <w:rFonts w:ascii="Wingdings" w:hAnsi="Wingdings" w:hint="default"/>
      </w:rPr>
    </w:lvl>
    <w:lvl w:ilvl="1" w:tplc="04090003" w:tentative="1">
      <w:start w:val="1"/>
      <w:numFmt w:val="bullet"/>
      <w:lvlText w:val=""/>
      <w:lvlJc w:val="left"/>
      <w:pPr>
        <w:ind w:left="1668" w:hanging="480"/>
      </w:pPr>
      <w:rPr>
        <w:rFonts w:ascii="Wingdings" w:hAnsi="Wingdings" w:hint="default"/>
      </w:rPr>
    </w:lvl>
    <w:lvl w:ilvl="2" w:tplc="04090005" w:tentative="1">
      <w:start w:val="1"/>
      <w:numFmt w:val="bullet"/>
      <w:lvlText w:val=""/>
      <w:lvlJc w:val="left"/>
      <w:pPr>
        <w:ind w:left="2148" w:hanging="480"/>
      </w:pPr>
      <w:rPr>
        <w:rFonts w:ascii="Wingdings" w:hAnsi="Wingdings" w:hint="default"/>
      </w:rPr>
    </w:lvl>
    <w:lvl w:ilvl="3" w:tplc="04090001" w:tentative="1">
      <w:start w:val="1"/>
      <w:numFmt w:val="bullet"/>
      <w:lvlText w:val=""/>
      <w:lvlJc w:val="left"/>
      <w:pPr>
        <w:ind w:left="2628" w:hanging="480"/>
      </w:pPr>
      <w:rPr>
        <w:rFonts w:ascii="Wingdings" w:hAnsi="Wingdings" w:hint="default"/>
      </w:rPr>
    </w:lvl>
    <w:lvl w:ilvl="4" w:tplc="04090003" w:tentative="1">
      <w:start w:val="1"/>
      <w:numFmt w:val="bullet"/>
      <w:lvlText w:val=""/>
      <w:lvlJc w:val="left"/>
      <w:pPr>
        <w:ind w:left="3108" w:hanging="480"/>
      </w:pPr>
      <w:rPr>
        <w:rFonts w:ascii="Wingdings" w:hAnsi="Wingdings" w:hint="default"/>
      </w:rPr>
    </w:lvl>
    <w:lvl w:ilvl="5" w:tplc="04090005" w:tentative="1">
      <w:start w:val="1"/>
      <w:numFmt w:val="bullet"/>
      <w:lvlText w:val=""/>
      <w:lvlJc w:val="left"/>
      <w:pPr>
        <w:ind w:left="3588" w:hanging="480"/>
      </w:pPr>
      <w:rPr>
        <w:rFonts w:ascii="Wingdings" w:hAnsi="Wingdings" w:hint="default"/>
      </w:rPr>
    </w:lvl>
    <w:lvl w:ilvl="6" w:tplc="04090001" w:tentative="1">
      <w:start w:val="1"/>
      <w:numFmt w:val="bullet"/>
      <w:lvlText w:val=""/>
      <w:lvlJc w:val="left"/>
      <w:pPr>
        <w:ind w:left="4068" w:hanging="480"/>
      </w:pPr>
      <w:rPr>
        <w:rFonts w:ascii="Wingdings" w:hAnsi="Wingdings" w:hint="default"/>
      </w:rPr>
    </w:lvl>
    <w:lvl w:ilvl="7" w:tplc="04090003" w:tentative="1">
      <w:start w:val="1"/>
      <w:numFmt w:val="bullet"/>
      <w:lvlText w:val=""/>
      <w:lvlJc w:val="left"/>
      <w:pPr>
        <w:ind w:left="4548" w:hanging="480"/>
      </w:pPr>
      <w:rPr>
        <w:rFonts w:ascii="Wingdings" w:hAnsi="Wingdings" w:hint="default"/>
      </w:rPr>
    </w:lvl>
    <w:lvl w:ilvl="8" w:tplc="04090005" w:tentative="1">
      <w:start w:val="1"/>
      <w:numFmt w:val="bullet"/>
      <w:lvlText w:val=""/>
      <w:lvlJc w:val="left"/>
      <w:pPr>
        <w:ind w:left="5028" w:hanging="480"/>
      </w:pPr>
      <w:rPr>
        <w:rFonts w:ascii="Wingdings" w:hAnsi="Wingdings" w:hint="default"/>
      </w:rPr>
    </w:lvl>
  </w:abstractNum>
  <w:abstractNum w:abstractNumId="4" w15:restartNumberingAfterBreak="0">
    <w:nsid w:val="092B6AE5"/>
    <w:multiLevelType w:val="hybridMultilevel"/>
    <w:tmpl w:val="3E7C96B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D831446"/>
    <w:multiLevelType w:val="hybridMultilevel"/>
    <w:tmpl w:val="EE805FB2"/>
    <w:lvl w:ilvl="0" w:tplc="0A2A3FC6">
      <w:start w:val="1"/>
      <w:numFmt w:val="lowerLetter"/>
      <w:lvlText w:val="(%1)"/>
      <w:lvlJc w:val="left"/>
      <w:pPr>
        <w:ind w:left="368" w:hanging="360"/>
      </w:pPr>
      <w:rPr>
        <w:rFonts w:hint="default"/>
      </w:rPr>
    </w:lvl>
    <w:lvl w:ilvl="1" w:tplc="04090019" w:tentative="1">
      <w:start w:val="1"/>
      <w:numFmt w:val="ideographTraditional"/>
      <w:lvlText w:val="%2、"/>
      <w:lvlJc w:val="left"/>
      <w:pPr>
        <w:ind w:left="968" w:hanging="480"/>
      </w:pPr>
    </w:lvl>
    <w:lvl w:ilvl="2" w:tplc="0409001B" w:tentative="1">
      <w:start w:val="1"/>
      <w:numFmt w:val="lowerRoman"/>
      <w:lvlText w:val="%3."/>
      <w:lvlJc w:val="right"/>
      <w:pPr>
        <w:ind w:left="1448" w:hanging="480"/>
      </w:pPr>
    </w:lvl>
    <w:lvl w:ilvl="3" w:tplc="0409000F" w:tentative="1">
      <w:start w:val="1"/>
      <w:numFmt w:val="decimal"/>
      <w:lvlText w:val="%4."/>
      <w:lvlJc w:val="left"/>
      <w:pPr>
        <w:ind w:left="1928" w:hanging="480"/>
      </w:pPr>
    </w:lvl>
    <w:lvl w:ilvl="4" w:tplc="04090019" w:tentative="1">
      <w:start w:val="1"/>
      <w:numFmt w:val="ideographTraditional"/>
      <w:lvlText w:val="%5、"/>
      <w:lvlJc w:val="left"/>
      <w:pPr>
        <w:ind w:left="2408" w:hanging="480"/>
      </w:pPr>
    </w:lvl>
    <w:lvl w:ilvl="5" w:tplc="0409001B" w:tentative="1">
      <w:start w:val="1"/>
      <w:numFmt w:val="lowerRoman"/>
      <w:lvlText w:val="%6."/>
      <w:lvlJc w:val="right"/>
      <w:pPr>
        <w:ind w:left="2888" w:hanging="480"/>
      </w:pPr>
    </w:lvl>
    <w:lvl w:ilvl="6" w:tplc="0409000F" w:tentative="1">
      <w:start w:val="1"/>
      <w:numFmt w:val="decimal"/>
      <w:lvlText w:val="%7."/>
      <w:lvlJc w:val="left"/>
      <w:pPr>
        <w:ind w:left="3368" w:hanging="480"/>
      </w:pPr>
    </w:lvl>
    <w:lvl w:ilvl="7" w:tplc="04090019" w:tentative="1">
      <w:start w:val="1"/>
      <w:numFmt w:val="ideographTraditional"/>
      <w:lvlText w:val="%8、"/>
      <w:lvlJc w:val="left"/>
      <w:pPr>
        <w:ind w:left="3848" w:hanging="480"/>
      </w:pPr>
    </w:lvl>
    <w:lvl w:ilvl="8" w:tplc="0409001B" w:tentative="1">
      <w:start w:val="1"/>
      <w:numFmt w:val="lowerRoman"/>
      <w:lvlText w:val="%9."/>
      <w:lvlJc w:val="right"/>
      <w:pPr>
        <w:ind w:left="4328" w:hanging="480"/>
      </w:pPr>
    </w:lvl>
  </w:abstractNum>
  <w:abstractNum w:abstractNumId="6" w15:restartNumberingAfterBreak="0">
    <w:nsid w:val="0DA11516"/>
    <w:multiLevelType w:val="hybridMultilevel"/>
    <w:tmpl w:val="EE805FB2"/>
    <w:lvl w:ilvl="0" w:tplc="0A2A3FC6">
      <w:start w:val="1"/>
      <w:numFmt w:val="lowerLetter"/>
      <w:lvlText w:val="(%1)"/>
      <w:lvlJc w:val="left"/>
      <w:pPr>
        <w:ind w:left="368" w:hanging="360"/>
      </w:pPr>
      <w:rPr>
        <w:rFonts w:hint="default"/>
      </w:rPr>
    </w:lvl>
    <w:lvl w:ilvl="1" w:tplc="04090019" w:tentative="1">
      <w:start w:val="1"/>
      <w:numFmt w:val="ideographTraditional"/>
      <w:lvlText w:val="%2、"/>
      <w:lvlJc w:val="left"/>
      <w:pPr>
        <w:ind w:left="968" w:hanging="480"/>
      </w:pPr>
    </w:lvl>
    <w:lvl w:ilvl="2" w:tplc="0409001B" w:tentative="1">
      <w:start w:val="1"/>
      <w:numFmt w:val="lowerRoman"/>
      <w:lvlText w:val="%3."/>
      <w:lvlJc w:val="right"/>
      <w:pPr>
        <w:ind w:left="1448" w:hanging="480"/>
      </w:pPr>
    </w:lvl>
    <w:lvl w:ilvl="3" w:tplc="0409000F" w:tentative="1">
      <w:start w:val="1"/>
      <w:numFmt w:val="decimal"/>
      <w:lvlText w:val="%4."/>
      <w:lvlJc w:val="left"/>
      <w:pPr>
        <w:ind w:left="1928" w:hanging="480"/>
      </w:pPr>
    </w:lvl>
    <w:lvl w:ilvl="4" w:tplc="04090019" w:tentative="1">
      <w:start w:val="1"/>
      <w:numFmt w:val="ideographTraditional"/>
      <w:lvlText w:val="%5、"/>
      <w:lvlJc w:val="left"/>
      <w:pPr>
        <w:ind w:left="2408" w:hanging="480"/>
      </w:pPr>
    </w:lvl>
    <w:lvl w:ilvl="5" w:tplc="0409001B" w:tentative="1">
      <w:start w:val="1"/>
      <w:numFmt w:val="lowerRoman"/>
      <w:lvlText w:val="%6."/>
      <w:lvlJc w:val="right"/>
      <w:pPr>
        <w:ind w:left="2888" w:hanging="480"/>
      </w:pPr>
    </w:lvl>
    <w:lvl w:ilvl="6" w:tplc="0409000F" w:tentative="1">
      <w:start w:val="1"/>
      <w:numFmt w:val="decimal"/>
      <w:lvlText w:val="%7."/>
      <w:lvlJc w:val="left"/>
      <w:pPr>
        <w:ind w:left="3368" w:hanging="480"/>
      </w:pPr>
    </w:lvl>
    <w:lvl w:ilvl="7" w:tplc="04090019" w:tentative="1">
      <w:start w:val="1"/>
      <w:numFmt w:val="ideographTraditional"/>
      <w:lvlText w:val="%8、"/>
      <w:lvlJc w:val="left"/>
      <w:pPr>
        <w:ind w:left="3848" w:hanging="480"/>
      </w:pPr>
    </w:lvl>
    <w:lvl w:ilvl="8" w:tplc="0409001B" w:tentative="1">
      <w:start w:val="1"/>
      <w:numFmt w:val="lowerRoman"/>
      <w:lvlText w:val="%9."/>
      <w:lvlJc w:val="right"/>
      <w:pPr>
        <w:ind w:left="4328" w:hanging="480"/>
      </w:pPr>
    </w:lvl>
  </w:abstractNum>
  <w:abstractNum w:abstractNumId="7" w15:restartNumberingAfterBreak="0">
    <w:nsid w:val="0DB9366E"/>
    <w:multiLevelType w:val="hybridMultilevel"/>
    <w:tmpl w:val="0BD2E8B4"/>
    <w:lvl w:ilvl="0" w:tplc="331AF106">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EE35743"/>
    <w:multiLevelType w:val="hybridMultilevel"/>
    <w:tmpl w:val="B618296C"/>
    <w:lvl w:ilvl="0" w:tplc="DEAAD9C0">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0F875A8D"/>
    <w:multiLevelType w:val="hybridMultilevel"/>
    <w:tmpl w:val="79AC2848"/>
    <w:lvl w:ilvl="0" w:tplc="02909D0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43C003C"/>
    <w:multiLevelType w:val="hybridMultilevel"/>
    <w:tmpl w:val="540CEA1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4CC1B4C"/>
    <w:multiLevelType w:val="hybridMultilevel"/>
    <w:tmpl w:val="FD72A6C8"/>
    <w:lvl w:ilvl="0" w:tplc="5880A448">
      <w:start w:val="3"/>
      <w:numFmt w:val="bullet"/>
      <w:lvlText w:val=""/>
      <w:lvlJc w:val="left"/>
      <w:pPr>
        <w:ind w:left="360" w:hanging="360"/>
      </w:pPr>
      <w:rPr>
        <w:rFonts w:ascii="Wingdings" w:eastAsia="新細明體" w:hAnsi="Wingdings"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19FC14D6"/>
    <w:multiLevelType w:val="hybridMultilevel"/>
    <w:tmpl w:val="BB36A956"/>
    <w:lvl w:ilvl="0" w:tplc="304C4090">
      <w:start w:val="1"/>
      <w:numFmt w:val="decimal"/>
      <w:lvlText w:val="(%1)"/>
      <w:lvlJc w:val="left"/>
      <w:pPr>
        <w:ind w:left="840" w:hanging="360"/>
      </w:pPr>
      <w:rPr>
        <w:rFonts w:hint="default"/>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1C7144D4"/>
    <w:multiLevelType w:val="hybridMultilevel"/>
    <w:tmpl w:val="5F361D92"/>
    <w:lvl w:ilvl="0" w:tplc="EFAAF10E">
      <w:start w:val="1"/>
      <w:numFmt w:val="lowerLetter"/>
      <w:lvlText w:val="(%1)"/>
      <w:lvlJc w:val="left"/>
      <w:pPr>
        <w:ind w:left="368" w:hanging="360"/>
      </w:pPr>
      <w:rPr>
        <w:rFonts w:hint="default"/>
      </w:rPr>
    </w:lvl>
    <w:lvl w:ilvl="1" w:tplc="04090019" w:tentative="1">
      <w:start w:val="1"/>
      <w:numFmt w:val="ideographTraditional"/>
      <w:lvlText w:val="%2、"/>
      <w:lvlJc w:val="left"/>
      <w:pPr>
        <w:ind w:left="968" w:hanging="480"/>
      </w:pPr>
    </w:lvl>
    <w:lvl w:ilvl="2" w:tplc="0409001B" w:tentative="1">
      <w:start w:val="1"/>
      <w:numFmt w:val="lowerRoman"/>
      <w:lvlText w:val="%3."/>
      <w:lvlJc w:val="right"/>
      <w:pPr>
        <w:ind w:left="1448" w:hanging="480"/>
      </w:pPr>
    </w:lvl>
    <w:lvl w:ilvl="3" w:tplc="0409000F" w:tentative="1">
      <w:start w:val="1"/>
      <w:numFmt w:val="decimal"/>
      <w:lvlText w:val="%4."/>
      <w:lvlJc w:val="left"/>
      <w:pPr>
        <w:ind w:left="1928" w:hanging="480"/>
      </w:pPr>
    </w:lvl>
    <w:lvl w:ilvl="4" w:tplc="04090019" w:tentative="1">
      <w:start w:val="1"/>
      <w:numFmt w:val="ideographTraditional"/>
      <w:lvlText w:val="%5、"/>
      <w:lvlJc w:val="left"/>
      <w:pPr>
        <w:ind w:left="2408" w:hanging="480"/>
      </w:pPr>
    </w:lvl>
    <w:lvl w:ilvl="5" w:tplc="0409001B" w:tentative="1">
      <w:start w:val="1"/>
      <w:numFmt w:val="lowerRoman"/>
      <w:lvlText w:val="%6."/>
      <w:lvlJc w:val="right"/>
      <w:pPr>
        <w:ind w:left="2888" w:hanging="480"/>
      </w:pPr>
    </w:lvl>
    <w:lvl w:ilvl="6" w:tplc="0409000F" w:tentative="1">
      <w:start w:val="1"/>
      <w:numFmt w:val="decimal"/>
      <w:lvlText w:val="%7."/>
      <w:lvlJc w:val="left"/>
      <w:pPr>
        <w:ind w:left="3368" w:hanging="480"/>
      </w:pPr>
    </w:lvl>
    <w:lvl w:ilvl="7" w:tplc="04090019" w:tentative="1">
      <w:start w:val="1"/>
      <w:numFmt w:val="ideographTraditional"/>
      <w:lvlText w:val="%8、"/>
      <w:lvlJc w:val="left"/>
      <w:pPr>
        <w:ind w:left="3848" w:hanging="480"/>
      </w:pPr>
    </w:lvl>
    <w:lvl w:ilvl="8" w:tplc="0409001B" w:tentative="1">
      <w:start w:val="1"/>
      <w:numFmt w:val="lowerRoman"/>
      <w:lvlText w:val="%9."/>
      <w:lvlJc w:val="right"/>
      <w:pPr>
        <w:ind w:left="4328" w:hanging="480"/>
      </w:pPr>
    </w:lvl>
  </w:abstractNum>
  <w:abstractNum w:abstractNumId="14" w15:restartNumberingAfterBreak="0">
    <w:nsid w:val="1E706780"/>
    <w:multiLevelType w:val="hybridMultilevel"/>
    <w:tmpl w:val="AEF8FA84"/>
    <w:lvl w:ilvl="0" w:tplc="1878327C">
      <w:start w:val="1"/>
      <w:numFmt w:val="lowerLetter"/>
      <w:lvlText w:val="(%1)"/>
      <w:lvlJc w:val="left"/>
      <w:pPr>
        <w:ind w:left="36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07E35E6"/>
    <w:multiLevelType w:val="hybridMultilevel"/>
    <w:tmpl w:val="EC58A02A"/>
    <w:lvl w:ilvl="0" w:tplc="9482B354">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1242845"/>
    <w:multiLevelType w:val="hybridMultilevel"/>
    <w:tmpl w:val="A73C5B08"/>
    <w:lvl w:ilvl="0" w:tplc="2C3E9A6A">
      <w:start w:val="1"/>
      <w:numFmt w:val="upp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221538E4"/>
    <w:multiLevelType w:val="hybridMultilevel"/>
    <w:tmpl w:val="89F4D1BA"/>
    <w:lvl w:ilvl="0" w:tplc="0409000F">
      <w:start w:val="1"/>
      <w:numFmt w:val="decimal"/>
      <w:lvlText w:val="%1."/>
      <w:lvlJc w:val="left"/>
      <w:pPr>
        <w:ind w:left="837" w:hanging="480"/>
      </w:pPr>
    </w:lvl>
    <w:lvl w:ilvl="1" w:tplc="04090019" w:tentative="1">
      <w:start w:val="1"/>
      <w:numFmt w:val="ideographTraditional"/>
      <w:lvlText w:val="%2、"/>
      <w:lvlJc w:val="left"/>
      <w:pPr>
        <w:ind w:left="1317" w:hanging="480"/>
      </w:pPr>
    </w:lvl>
    <w:lvl w:ilvl="2" w:tplc="0409001B" w:tentative="1">
      <w:start w:val="1"/>
      <w:numFmt w:val="lowerRoman"/>
      <w:lvlText w:val="%3."/>
      <w:lvlJc w:val="right"/>
      <w:pPr>
        <w:ind w:left="1797" w:hanging="480"/>
      </w:pPr>
    </w:lvl>
    <w:lvl w:ilvl="3" w:tplc="0409000F" w:tentative="1">
      <w:start w:val="1"/>
      <w:numFmt w:val="decimal"/>
      <w:lvlText w:val="%4."/>
      <w:lvlJc w:val="left"/>
      <w:pPr>
        <w:ind w:left="2277" w:hanging="480"/>
      </w:pPr>
    </w:lvl>
    <w:lvl w:ilvl="4" w:tplc="04090019" w:tentative="1">
      <w:start w:val="1"/>
      <w:numFmt w:val="ideographTraditional"/>
      <w:lvlText w:val="%5、"/>
      <w:lvlJc w:val="left"/>
      <w:pPr>
        <w:ind w:left="2757" w:hanging="480"/>
      </w:pPr>
    </w:lvl>
    <w:lvl w:ilvl="5" w:tplc="0409001B" w:tentative="1">
      <w:start w:val="1"/>
      <w:numFmt w:val="lowerRoman"/>
      <w:lvlText w:val="%6."/>
      <w:lvlJc w:val="right"/>
      <w:pPr>
        <w:ind w:left="3237" w:hanging="480"/>
      </w:pPr>
    </w:lvl>
    <w:lvl w:ilvl="6" w:tplc="0409000F" w:tentative="1">
      <w:start w:val="1"/>
      <w:numFmt w:val="decimal"/>
      <w:lvlText w:val="%7."/>
      <w:lvlJc w:val="left"/>
      <w:pPr>
        <w:ind w:left="3717" w:hanging="480"/>
      </w:pPr>
    </w:lvl>
    <w:lvl w:ilvl="7" w:tplc="04090019" w:tentative="1">
      <w:start w:val="1"/>
      <w:numFmt w:val="ideographTraditional"/>
      <w:lvlText w:val="%8、"/>
      <w:lvlJc w:val="left"/>
      <w:pPr>
        <w:ind w:left="4197" w:hanging="480"/>
      </w:pPr>
    </w:lvl>
    <w:lvl w:ilvl="8" w:tplc="0409001B" w:tentative="1">
      <w:start w:val="1"/>
      <w:numFmt w:val="lowerRoman"/>
      <w:lvlText w:val="%9."/>
      <w:lvlJc w:val="right"/>
      <w:pPr>
        <w:ind w:left="4677" w:hanging="480"/>
      </w:pPr>
    </w:lvl>
  </w:abstractNum>
  <w:abstractNum w:abstractNumId="18" w15:restartNumberingAfterBreak="0">
    <w:nsid w:val="258A4B3F"/>
    <w:multiLevelType w:val="hybridMultilevel"/>
    <w:tmpl w:val="22CC518C"/>
    <w:lvl w:ilvl="0" w:tplc="784A2C7E">
      <w:start w:val="1"/>
      <w:numFmt w:val="lowerLetter"/>
      <w:lvlText w:val="(%1)"/>
      <w:lvlJc w:val="left"/>
      <w:pPr>
        <w:ind w:left="1425" w:hanging="360"/>
      </w:pPr>
      <w:rPr>
        <w:rFonts w:hint="default"/>
      </w:rPr>
    </w:lvl>
    <w:lvl w:ilvl="1" w:tplc="04090019" w:tentative="1">
      <w:start w:val="1"/>
      <w:numFmt w:val="ideographTraditional"/>
      <w:lvlText w:val="%2、"/>
      <w:lvlJc w:val="left"/>
      <w:pPr>
        <w:ind w:left="2025" w:hanging="480"/>
      </w:pPr>
    </w:lvl>
    <w:lvl w:ilvl="2" w:tplc="0409001B" w:tentative="1">
      <w:start w:val="1"/>
      <w:numFmt w:val="lowerRoman"/>
      <w:lvlText w:val="%3."/>
      <w:lvlJc w:val="right"/>
      <w:pPr>
        <w:ind w:left="2505" w:hanging="480"/>
      </w:pPr>
    </w:lvl>
    <w:lvl w:ilvl="3" w:tplc="0409000F" w:tentative="1">
      <w:start w:val="1"/>
      <w:numFmt w:val="decimal"/>
      <w:lvlText w:val="%4."/>
      <w:lvlJc w:val="left"/>
      <w:pPr>
        <w:ind w:left="2985" w:hanging="480"/>
      </w:pPr>
    </w:lvl>
    <w:lvl w:ilvl="4" w:tplc="04090019" w:tentative="1">
      <w:start w:val="1"/>
      <w:numFmt w:val="ideographTraditional"/>
      <w:lvlText w:val="%5、"/>
      <w:lvlJc w:val="left"/>
      <w:pPr>
        <w:ind w:left="3465" w:hanging="480"/>
      </w:pPr>
    </w:lvl>
    <w:lvl w:ilvl="5" w:tplc="0409001B" w:tentative="1">
      <w:start w:val="1"/>
      <w:numFmt w:val="lowerRoman"/>
      <w:lvlText w:val="%6."/>
      <w:lvlJc w:val="right"/>
      <w:pPr>
        <w:ind w:left="3945" w:hanging="480"/>
      </w:pPr>
    </w:lvl>
    <w:lvl w:ilvl="6" w:tplc="0409000F" w:tentative="1">
      <w:start w:val="1"/>
      <w:numFmt w:val="decimal"/>
      <w:lvlText w:val="%7."/>
      <w:lvlJc w:val="left"/>
      <w:pPr>
        <w:ind w:left="4425" w:hanging="480"/>
      </w:pPr>
    </w:lvl>
    <w:lvl w:ilvl="7" w:tplc="04090019" w:tentative="1">
      <w:start w:val="1"/>
      <w:numFmt w:val="ideographTraditional"/>
      <w:lvlText w:val="%8、"/>
      <w:lvlJc w:val="left"/>
      <w:pPr>
        <w:ind w:left="4905" w:hanging="480"/>
      </w:pPr>
    </w:lvl>
    <w:lvl w:ilvl="8" w:tplc="0409001B" w:tentative="1">
      <w:start w:val="1"/>
      <w:numFmt w:val="lowerRoman"/>
      <w:lvlText w:val="%9."/>
      <w:lvlJc w:val="right"/>
      <w:pPr>
        <w:ind w:left="5385" w:hanging="480"/>
      </w:pPr>
    </w:lvl>
  </w:abstractNum>
  <w:abstractNum w:abstractNumId="19" w15:restartNumberingAfterBreak="0">
    <w:nsid w:val="2CC54804"/>
    <w:multiLevelType w:val="hybridMultilevel"/>
    <w:tmpl w:val="950422EE"/>
    <w:lvl w:ilvl="0" w:tplc="04090001">
      <w:start w:val="1"/>
      <w:numFmt w:val="bullet"/>
      <w:lvlText w:val=""/>
      <w:lvlJc w:val="left"/>
      <w:pPr>
        <w:ind w:left="1188" w:hanging="480"/>
      </w:pPr>
      <w:rPr>
        <w:rFonts w:ascii="Wingdings" w:hAnsi="Wingdings" w:hint="default"/>
      </w:rPr>
    </w:lvl>
    <w:lvl w:ilvl="1" w:tplc="04090003" w:tentative="1">
      <w:start w:val="1"/>
      <w:numFmt w:val="bullet"/>
      <w:lvlText w:val=""/>
      <w:lvlJc w:val="left"/>
      <w:pPr>
        <w:ind w:left="1668" w:hanging="480"/>
      </w:pPr>
      <w:rPr>
        <w:rFonts w:ascii="Wingdings" w:hAnsi="Wingdings" w:hint="default"/>
      </w:rPr>
    </w:lvl>
    <w:lvl w:ilvl="2" w:tplc="04090005" w:tentative="1">
      <w:start w:val="1"/>
      <w:numFmt w:val="bullet"/>
      <w:lvlText w:val=""/>
      <w:lvlJc w:val="left"/>
      <w:pPr>
        <w:ind w:left="2148" w:hanging="480"/>
      </w:pPr>
      <w:rPr>
        <w:rFonts w:ascii="Wingdings" w:hAnsi="Wingdings" w:hint="default"/>
      </w:rPr>
    </w:lvl>
    <w:lvl w:ilvl="3" w:tplc="04090001" w:tentative="1">
      <w:start w:val="1"/>
      <w:numFmt w:val="bullet"/>
      <w:lvlText w:val=""/>
      <w:lvlJc w:val="left"/>
      <w:pPr>
        <w:ind w:left="2628" w:hanging="480"/>
      </w:pPr>
      <w:rPr>
        <w:rFonts w:ascii="Wingdings" w:hAnsi="Wingdings" w:hint="default"/>
      </w:rPr>
    </w:lvl>
    <w:lvl w:ilvl="4" w:tplc="04090003" w:tentative="1">
      <w:start w:val="1"/>
      <w:numFmt w:val="bullet"/>
      <w:lvlText w:val=""/>
      <w:lvlJc w:val="left"/>
      <w:pPr>
        <w:ind w:left="3108" w:hanging="480"/>
      </w:pPr>
      <w:rPr>
        <w:rFonts w:ascii="Wingdings" w:hAnsi="Wingdings" w:hint="default"/>
      </w:rPr>
    </w:lvl>
    <w:lvl w:ilvl="5" w:tplc="04090005" w:tentative="1">
      <w:start w:val="1"/>
      <w:numFmt w:val="bullet"/>
      <w:lvlText w:val=""/>
      <w:lvlJc w:val="left"/>
      <w:pPr>
        <w:ind w:left="3588" w:hanging="480"/>
      </w:pPr>
      <w:rPr>
        <w:rFonts w:ascii="Wingdings" w:hAnsi="Wingdings" w:hint="default"/>
      </w:rPr>
    </w:lvl>
    <w:lvl w:ilvl="6" w:tplc="04090001" w:tentative="1">
      <w:start w:val="1"/>
      <w:numFmt w:val="bullet"/>
      <w:lvlText w:val=""/>
      <w:lvlJc w:val="left"/>
      <w:pPr>
        <w:ind w:left="4068" w:hanging="480"/>
      </w:pPr>
      <w:rPr>
        <w:rFonts w:ascii="Wingdings" w:hAnsi="Wingdings" w:hint="default"/>
      </w:rPr>
    </w:lvl>
    <w:lvl w:ilvl="7" w:tplc="04090003" w:tentative="1">
      <w:start w:val="1"/>
      <w:numFmt w:val="bullet"/>
      <w:lvlText w:val=""/>
      <w:lvlJc w:val="left"/>
      <w:pPr>
        <w:ind w:left="4548" w:hanging="480"/>
      </w:pPr>
      <w:rPr>
        <w:rFonts w:ascii="Wingdings" w:hAnsi="Wingdings" w:hint="default"/>
      </w:rPr>
    </w:lvl>
    <w:lvl w:ilvl="8" w:tplc="04090005" w:tentative="1">
      <w:start w:val="1"/>
      <w:numFmt w:val="bullet"/>
      <w:lvlText w:val=""/>
      <w:lvlJc w:val="left"/>
      <w:pPr>
        <w:ind w:left="5028" w:hanging="480"/>
      </w:pPr>
      <w:rPr>
        <w:rFonts w:ascii="Wingdings" w:hAnsi="Wingdings" w:hint="default"/>
      </w:rPr>
    </w:lvl>
  </w:abstractNum>
  <w:abstractNum w:abstractNumId="20" w15:restartNumberingAfterBreak="0">
    <w:nsid w:val="35232EFC"/>
    <w:multiLevelType w:val="hybridMultilevel"/>
    <w:tmpl w:val="1F404F86"/>
    <w:lvl w:ilvl="0" w:tplc="5680FF5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36117375"/>
    <w:multiLevelType w:val="hybridMultilevel"/>
    <w:tmpl w:val="27E25C72"/>
    <w:lvl w:ilvl="0" w:tplc="DA98A616">
      <w:start w:val="1"/>
      <w:numFmt w:val="upperRoman"/>
      <w:lvlText w:val="(%1)"/>
      <w:lvlJc w:val="left"/>
      <w:pPr>
        <w:ind w:left="720" w:hanging="720"/>
      </w:pPr>
      <w:rPr>
        <w:rFonts w:hint="default"/>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37C30154"/>
    <w:multiLevelType w:val="hybridMultilevel"/>
    <w:tmpl w:val="357E936E"/>
    <w:lvl w:ilvl="0" w:tplc="7D767A68">
      <w:start w:val="2"/>
      <w:numFmt w:val="decimal"/>
      <w:lvlText w:val="%1."/>
      <w:lvlJc w:val="left"/>
      <w:pPr>
        <w:ind w:left="1440" w:hanging="480"/>
      </w:pPr>
      <w:rPr>
        <w:rFonts w:hint="eastAsia"/>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3" w15:restartNumberingAfterBreak="0">
    <w:nsid w:val="3C716CAA"/>
    <w:multiLevelType w:val="hybridMultilevel"/>
    <w:tmpl w:val="C9F42082"/>
    <w:lvl w:ilvl="0" w:tplc="0409000F">
      <w:start w:val="1"/>
      <w:numFmt w:val="decimal"/>
      <w:lvlText w:val="%1."/>
      <w:lvlJc w:val="left"/>
      <w:pPr>
        <w:ind w:left="780" w:hanging="480"/>
      </w:pPr>
      <w:rPr>
        <w:rFonts w:hint="default"/>
        <w:b w:val="0"/>
      </w:rPr>
    </w:lvl>
    <w:lvl w:ilvl="1" w:tplc="04090019" w:tentative="1">
      <w:start w:val="1"/>
      <w:numFmt w:val="ideographTraditional"/>
      <w:lvlText w:val="%2、"/>
      <w:lvlJc w:val="left"/>
      <w:pPr>
        <w:ind w:left="1260" w:hanging="480"/>
      </w:pPr>
    </w:lvl>
    <w:lvl w:ilvl="2" w:tplc="0409001B" w:tentative="1">
      <w:start w:val="1"/>
      <w:numFmt w:val="lowerRoman"/>
      <w:lvlText w:val="%3."/>
      <w:lvlJc w:val="right"/>
      <w:pPr>
        <w:ind w:left="1740" w:hanging="480"/>
      </w:pPr>
    </w:lvl>
    <w:lvl w:ilvl="3" w:tplc="0409000F" w:tentative="1">
      <w:start w:val="1"/>
      <w:numFmt w:val="decimal"/>
      <w:lvlText w:val="%4."/>
      <w:lvlJc w:val="left"/>
      <w:pPr>
        <w:ind w:left="2220" w:hanging="480"/>
      </w:pPr>
    </w:lvl>
    <w:lvl w:ilvl="4" w:tplc="04090019" w:tentative="1">
      <w:start w:val="1"/>
      <w:numFmt w:val="ideographTraditional"/>
      <w:lvlText w:val="%5、"/>
      <w:lvlJc w:val="left"/>
      <w:pPr>
        <w:ind w:left="2700" w:hanging="480"/>
      </w:pPr>
    </w:lvl>
    <w:lvl w:ilvl="5" w:tplc="0409001B" w:tentative="1">
      <w:start w:val="1"/>
      <w:numFmt w:val="lowerRoman"/>
      <w:lvlText w:val="%6."/>
      <w:lvlJc w:val="right"/>
      <w:pPr>
        <w:ind w:left="3180" w:hanging="480"/>
      </w:pPr>
    </w:lvl>
    <w:lvl w:ilvl="6" w:tplc="0409000F" w:tentative="1">
      <w:start w:val="1"/>
      <w:numFmt w:val="decimal"/>
      <w:lvlText w:val="%7."/>
      <w:lvlJc w:val="left"/>
      <w:pPr>
        <w:ind w:left="3660" w:hanging="480"/>
      </w:pPr>
    </w:lvl>
    <w:lvl w:ilvl="7" w:tplc="04090019" w:tentative="1">
      <w:start w:val="1"/>
      <w:numFmt w:val="ideographTraditional"/>
      <w:lvlText w:val="%8、"/>
      <w:lvlJc w:val="left"/>
      <w:pPr>
        <w:ind w:left="4140" w:hanging="480"/>
      </w:pPr>
    </w:lvl>
    <w:lvl w:ilvl="8" w:tplc="0409001B" w:tentative="1">
      <w:start w:val="1"/>
      <w:numFmt w:val="lowerRoman"/>
      <w:lvlText w:val="%9."/>
      <w:lvlJc w:val="right"/>
      <w:pPr>
        <w:ind w:left="4620" w:hanging="480"/>
      </w:pPr>
    </w:lvl>
  </w:abstractNum>
  <w:abstractNum w:abstractNumId="24" w15:restartNumberingAfterBreak="0">
    <w:nsid w:val="3C7E7454"/>
    <w:multiLevelType w:val="hybridMultilevel"/>
    <w:tmpl w:val="FD8EBAFC"/>
    <w:lvl w:ilvl="0" w:tplc="9F563B2C">
      <w:start w:val="3"/>
      <w:numFmt w:val="lowerLetter"/>
      <w:lvlText w:val="(%1)"/>
      <w:lvlJc w:val="left"/>
      <w:pPr>
        <w:ind w:left="36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3D1E7956"/>
    <w:multiLevelType w:val="hybridMultilevel"/>
    <w:tmpl w:val="1F0A2322"/>
    <w:lvl w:ilvl="0" w:tplc="04090001">
      <w:start w:val="1"/>
      <w:numFmt w:val="bullet"/>
      <w:lvlText w:val=""/>
      <w:lvlJc w:val="left"/>
      <w:pPr>
        <w:ind w:left="360" w:hanging="360"/>
      </w:pPr>
      <w:rPr>
        <w:rFonts w:ascii="Wingdings" w:hAnsi="Wingding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3E7F493E"/>
    <w:multiLevelType w:val="hybridMultilevel"/>
    <w:tmpl w:val="3880D83C"/>
    <w:lvl w:ilvl="0" w:tplc="C8DC146A">
      <w:start w:val="3"/>
      <w:numFmt w:val="lowerLetter"/>
      <w:lvlText w:val="(%1)"/>
      <w:lvlJc w:val="left"/>
      <w:pPr>
        <w:ind w:left="36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409675EF"/>
    <w:multiLevelType w:val="hybridMultilevel"/>
    <w:tmpl w:val="D87A4394"/>
    <w:lvl w:ilvl="0" w:tplc="EE921BB2">
      <w:start w:val="1"/>
      <w:numFmt w:val="low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 w15:restartNumberingAfterBreak="0">
    <w:nsid w:val="43607D07"/>
    <w:multiLevelType w:val="hybridMultilevel"/>
    <w:tmpl w:val="70223426"/>
    <w:lvl w:ilvl="0" w:tplc="0409000F">
      <w:start w:val="1"/>
      <w:numFmt w:val="decimal"/>
      <w:lvlText w:val="%1."/>
      <w:lvlJc w:val="left"/>
      <w:pPr>
        <w:ind w:left="480" w:hanging="480"/>
      </w:pPr>
    </w:lvl>
    <w:lvl w:ilvl="1" w:tplc="0409001B">
      <w:start w:val="1"/>
      <w:numFmt w:val="lowerRoman"/>
      <w:lvlText w:val="%2."/>
      <w:lvlJc w:val="righ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46BA0463"/>
    <w:multiLevelType w:val="hybridMultilevel"/>
    <w:tmpl w:val="A2367B3C"/>
    <w:lvl w:ilvl="0" w:tplc="69149320">
      <w:start w:val="1"/>
      <w:numFmt w:val="lowerLetter"/>
      <w:lvlText w:val="(%1)"/>
      <w:lvlJc w:val="left"/>
      <w:pPr>
        <w:ind w:left="360" w:hanging="360"/>
      </w:pPr>
      <w:rPr>
        <w:rFonts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480C3484"/>
    <w:multiLevelType w:val="hybridMultilevel"/>
    <w:tmpl w:val="3B6C29BC"/>
    <w:lvl w:ilvl="0" w:tplc="14101C54">
      <w:start w:val="1"/>
      <w:numFmt w:val="decimal"/>
      <w:lvlText w:val="%1."/>
      <w:lvlJc w:val="left"/>
      <w:pPr>
        <w:ind w:left="705" w:hanging="70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4DD519A5"/>
    <w:multiLevelType w:val="hybridMultilevel"/>
    <w:tmpl w:val="136441C2"/>
    <w:lvl w:ilvl="0" w:tplc="B274AB8E">
      <w:start w:val="1"/>
      <w:numFmt w:val="decimal"/>
      <w:lvlText w:val="%1."/>
      <w:lvlJc w:val="left"/>
      <w:pPr>
        <w:ind w:left="705" w:hanging="70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57DD718D"/>
    <w:multiLevelType w:val="hybridMultilevel"/>
    <w:tmpl w:val="A0F41C08"/>
    <w:lvl w:ilvl="0" w:tplc="19040A40">
      <w:start w:val="1"/>
      <w:numFmt w:val="lowerLetter"/>
      <w:lvlText w:val="(%1)"/>
      <w:lvlJc w:val="left"/>
      <w:pPr>
        <w:ind w:left="360" w:hanging="360"/>
      </w:pPr>
      <w:rPr>
        <w:rFonts w:ascii="Times New Roman" w:hAnsi="Times New Roman" w:hint="default"/>
        <w:b w:val="0"/>
        <w:i w:val="0"/>
        <w:sz w:val="24"/>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59EB57E8"/>
    <w:multiLevelType w:val="hybridMultilevel"/>
    <w:tmpl w:val="6630B2DA"/>
    <w:lvl w:ilvl="0" w:tplc="16A2B2D4">
      <w:start w:val="1"/>
      <w:numFmt w:val="decimal"/>
      <w:lvlText w:val="%1."/>
      <w:lvlJc w:val="left"/>
      <w:pPr>
        <w:tabs>
          <w:tab w:val="num" w:pos="360"/>
        </w:tabs>
        <w:ind w:left="360" w:hanging="360"/>
      </w:pPr>
      <w:rPr>
        <w:rFonts w:hint="default"/>
      </w:rPr>
    </w:lvl>
    <w:lvl w:ilvl="1" w:tplc="E6283E06">
      <w:start w:val="1"/>
      <w:numFmt w:val="lowerLetter"/>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4" w15:restartNumberingAfterBreak="0">
    <w:nsid w:val="5CE453EF"/>
    <w:multiLevelType w:val="hybridMultilevel"/>
    <w:tmpl w:val="BB36A956"/>
    <w:lvl w:ilvl="0" w:tplc="304C4090">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62B15A59"/>
    <w:multiLevelType w:val="hybridMultilevel"/>
    <w:tmpl w:val="8D0EE678"/>
    <w:lvl w:ilvl="0" w:tplc="13A63012">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63D350FC"/>
    <w:multiLevelType w:val="hybridMultilevel"/>
    <w:tmpl w:val="4CBC1D4C"/>
    <w:lvl w:ilvl="0" w:tplc="DFA0A124">
      <w:start w:val="1"/>
      <w:numFmt w:val="lowerLetter"/>
      <w:lvlText w:val="(%1)"/>
      <w:lvlJc w:val="left"/>
      <w:pPr>
        <w:ind w:left="368" w:hanging="360"/>
      </w:pPr>
      <w:rPr>
        <w:rFonts w:hint="default"/>
      </w:rPr>
    </w:lvl>
    <w:lvl w:ilvl="1" w:tplc="04090019" w:tentative="1">
      <w:start w:val="1"/>
      <w:numFmt w:val="ideographTraditional"/>
      <w:lvlText w:val="%2、"/>
      <w:lvlJc w:val="left"/>
      <w:pPr>
        <w:ind w:left="968" w:hanging="480"/>
      </w:pPr>
    </w:lvl>
    <w:lvl w:ilvl="2" w:tplc="0409001B" w:tentative="1">
      <w:start w:val="1"/>
      <w:numFmt w:val="lowerRoman"/>
      <w:lvlText w:val="%3."/>
      <w:lvlJc w:val="right"/>
      <w:pPr>
        <w:ind w:left="1448" w:hanging="480"/>
      </w:pPr>
    </w:lvl>
    <w:lvl w:ilvl="3" w:tplc="0409000F" w:tentative="1">
      <w:start w:val="1"/>
      <w:numFmt w:val="decimal"/>
      <w:lvlText w:val="%4."/>
      <w:lvlJc w:val="left"/>
      <w:pPr>
        <w:ind w:left="1928" w:hanging="480"/>
      </w:pPr>
    </w:lvl>
    <w:lvl w:ilvl="4" w:tplc="04090019" w:tentative="1">
      <w:start w:val="1"/>
      <w:numFmt w:val="ideographTraditional"/>
      <w:lvlText w:val="%5、"/>
      <w:lvlJc w:val="left"/>
      <w:pPr>
        <w:ind w:left="2408" w:hanging="480"/>
      </w:pPr>
    </w:lvl>
    <w:lvl w:ilvl="5" w:tplc="0409001B" w:tentative="1">
      <w:start w:val="1"/>
      <w:numFmt w:val="lowerRoman"/>
      <w:lvlText w:val="%6."/>
      <w:lvlJc w:val="right"/>
      <w:pPr>
        <w:ind w:left="2888" w:hanging="480"/>
      </w:pPr>
    </w:lvl>
    <w:lvl w:ilvl="6" w:tplc="0409000F" w:tentative="1">
      <w:start w:val="1"/>
      <w:numFmt w:val="decimal"/>
      <w:lvlText w:val="%7."/>
      <w:lvlJc w:val="left"/>
      <w:pPr>
        <w:ind w:left="3368" w:hanging="480"/>
      </w:pPr>
    </w:lvl>
    <w:lvl w:ilvl="7" w:tplc="04090019" w:tentative="1">
      <w:start w:val="1"/>
      <w:numFmt w:val="ideographTraditional"/>
      <w:lvlText w:val="%8、"/>
      <w:lvlJc w:val="left"/>
      <w:pPr>
        <w:ind w:left="3848" w:hanging="480"/>
      </w:pPr>
    </w:lvl>
    <w:lvl w:ilvl="8" w:tplc="0409001B" w:tentative="1">
      <w:start w:val="1"/>
      <w:numFmt w:val="lowerRoman"/>
      <w:lvlText w:val="%9."/>
      <w:lvlJc w:val="right"/>
      <w:pPr>
        <w:ind w:left="4328" w:hanging="480"/>
      </w:pPr>
    </w:lvl>
  </w:abstractNum>
  <w:abstractNum w:abstractNumId="37" w15:restartNumberingAfterBreak="0">
    <w:nsid w:val="651357C8"/>
    <w:multiLevelType w:val="hybridMultilevel"/>
    <w:tmpl w:val="136441C2"/>
    <w:lvl w:ilvl="0" w:tplc="B274AB8E">
      <w:start w:val="1"/>
      <w:numFmt w:val="decimal"/>
      <w:lvlText w:val="%1."/>
      <w:lvlJc w:val="left"/>
      <w:pPr>
        <w:ind w:left="705" w:hanging="70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69EF4E70"/>
    <w:multiLevelType w:val="hybridMultilevel"/>
    <w:tmpl w:val="C6680C16"/>
    <w:lvl w:ilvl="0" w:tplc="26EEBEB6">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6C56726D"/>
    <w:multiLevelType w:val="hybridMultilevel"/>
    <w:tmpl w:val="82DEF6AE"/>
    <w:lvl w:ilvl="0" w:tplc="E25C657A">
      <w:start w:val="3"/>
      <w:numFmt w:val="bullet"/>
      <w:lvlText w:val=""/>
      <w:lvlJc w:val="left"/>
      <w:pPr>
        <w:ind w:left="360" w:hanging="360"/>
      </w:pPr>
      <w:rPr>
        <w:rFonts w:ascii="Wingdings" w:eastAsia="新細明體" w:hAnsi="Wingdings"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0" w15:restartNumberingAfterBreak="0">
    <w:nsid w:val="6C997598"/>
    <w:multiLevelType w:val="hybridMultilevel"/>
    <w:tmpl w:val="85A0BCA0"/>
    <w:lvl w:ilvl="0" w:tplc="90FC78B4">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6D482007"/>
    <w:multiLevelType w:val="hybridMultilevel"/>
    <w:tmpl w:val="B7B6468C"/>
    <w:lvl w:ilvl="0" w:tplc="F5DEE104">
      <w:start w:val="1"/>
      <w:numFmt w:val="lowerLetter"/>
      <w:lvlText w:val="(%1)"/>
      <w:lvlJc w:val="left"/>
      <w:pPr>
        <w:ind w:left="36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704D7A00"/>
    <w:multiLevelType w:val="hybridMultilevel"/>
    <w:tmpl w:val="D5D4A606"/>
    <w:lvl w:ilvl="0" w:tplc="25AED5B4">
      <w:start w:val="1"/>
      <w:numFmt w:val="lowerRoman"/>
      <w:lvlText w:val="(%1)"/>
      <w:lvlJc w:val="left"/>
      <w:pPr>
        <w:ind w:left="1020" w:hanging="720"/>
      </w:pPr>
      <w:rPr>
        <w:rFonts w:eastAsia="新細明體" w:hint="default"/>
        <w:b w:val="0"/>
      </w:rPr>
    </w:lvl>
    <w:lvl w:ilvl="1" w:tplc="04090019" w:tentative="1">
      <w:start w:val="1"/>
      <w:numFmt w:val="ideographTraditional"/>
      <w:lvlText w:val="%2、"/>
      <w:lvlJc w:val="left"/>
      <w:pPr>
        <w:ind w:left="1260" w:hanging="480"/>
      </w:pPr>
    </w:lvl>
    <w:lvl w:ilvl="2" w:tplc="0409001B" w:tentative="1">
      <w:start w:val="1"/>
      <w:numFmt w:val="lowerRoman"/>
      <w:lvlText w:val="%3."/>
      <w:lvlJc w:val="right"/>
      <w:pPr>
        <w:ind w:left="1740" w:hanging="480"/>
      </w:pPr>
    </w:lvl>
    <w:lvl w:ilvl="3" w:tplc="0409000F" w:tentative="1">
      <w:start w:val="1"/>
      <w:numFmt w:val="decimal"/>
      <w:lvlText w:val="%4."/>
      <w:lvlJc w:val="left"/>
      <w:pPr>
        <w:ind w:left="2220" w:hanging="480"/>
      </w:pPr>
    </w:lvl>
    <w:lvl w:ilvl="4" w:tplc="04090019" w:tentative="1">
      <w:start w:val="1"/>
      <w:numFmt w:val="ideographTraditional"/>
      <w:lvlText w:val="%5、"/>
      <w:lvlJc w:val="left"/>
      <w:pPr>
        <w:ind w:left="2700" w:hanging="480"/>
      </w:pPr>
    </w:lvl>
    <w:lvl w:ilvl="5" w:tplc="0409001B" w:tentative="1">
      <w:start w:val="1"/>
      <w:numFmt w:val="lowerRoman"/>
      <w:lvlText w:val="%6."/>
      <w:lvlJc w:val="right"/>
      <w:pPr>
        <w:ind w:left="3180" w:hanging="480"/>
      </w:pPr>
    </w:lvl>
    <w:lvl w:ilvl="6" w:tplc="0409000F" w:tentative="1">
      <w:start w:val="1"/>
      <w:numFmt w:val="decimal"/>
      <w:lvlText w:val="%7."/>
      <w:lvlJc w:val="left"/>
      <w:pPr>
        <w:ind w:left="3660" w:hanging="480"/>
      </w:pPr>
    </w:lvl>
    <w:lvl w:ilvl="7" w:tplc="04090019" w:tentative="1">
      <w:start w:val="1"/>
      <w:numFmt w:val="ideographTraditional"/>
      <w:lvlText w:val="%8、"/>
      <w:lvlJc w:val="left"/>
      <w:pPr>
        <w:ind w:left="4140" w:hanging="480"/>
      </w:pPr>
    </w:lvl>
    <w:lvl w:ilvl="8" w:tplc="0409001B" w:tentative="1">
      <w:start w:val="1"/>
      <w:numFmt w:val="lowerRoman"/>
      <w:lvlText w:val="%9."/>
      <w:lvlJc w:val="right"/>
      <w:pPr>
        <w:ind w:left="4620" w:hanging="480"/>
      </w:pPr>
    </w:lvl>
  </w:abstractNum>
  <w:abstractNum w:abstractNumId="43" w15:restartNumberingAfterBreak="0">
    <w:nsid w:val="738A33D9"/>
    <w:multiLevelType w:val="hybridMultilevel"/>
    <w:tmpl w:val="74B6DBA0"/>
    <w:lvl w:ilvl="0" w:tplc="D4D6D11E">
      <w:start w:val="3"/>
      <w:numFmt w:val="lowerLetter"/>
      <w:lvlText w:val="(%1)"/>
      <w:lvlJc w:val="left"/>
      <w:pPr>
        <w:ind w:left="36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7456606B"/>
    <w:multiLevelType w:val="hybridMultilevel"/>
    <w:tmpl w:val="D41CAD5A"/>
    <w:lvl w:ilvl="0" w:tplc="1EAE45B0">
      <w:start w:val="1"/>
      <w:numFmt w:val="lowerLetter"/>
      <w:lvlText w:val="(%1)"/>
      <w:lvlJc w:val="left"/>
      <w:pPr>
        <w:ind w:left="368" w:hanging="360"/>
      </w:pPr>
      <w:rPr>
        <w:rFonts w:hint="default"/>
      </w:rPr>
    </w:lvl>
    <w:lvl w:ilvl="1" w:tplc="04090019" w:tentative="1">
      <w:start w:val="1"/>
      <w:numFmt w:val="ideographTraditional"/>
      <w:lvlText w:val="%2、"/>
      <w:lvlJc w:val="left"/>
      <w:pPr>
        <w:ind w:left="968" w:hanging="480"/>
      </w:pPr>
    </w:lvl>
    <w:lvl w:ilvl="2" w:tplc="0409001B" w:tentative="1">
      <w:start w:val="1"/>
      <w:numFmt w:val="lowerRoman"/>
      <w:lvlText w:val="%3."/>
      <w:lvlJc w:val="right"/>
      <w:pPr>
        <w:ind w:left="1448" w:hanging="480"/>
      </w:pPr>
    </w:lvl>
    <w:lvl w:ilvl="3" w:tplc="0409000F" w:tentative="1">
      <w:start w:val="1"/>
      <w:numFmt w:val="decimal"/>
      <w:lvlText w:val="%4."/>
      <w:lvlJc w:val="left"/>
      <w:pPr>
        <w:ind w:left="1928" w:hanging="480"/>
      </w:pPr>
    </w:lvl>
    <w:lvl w:ilvl="4" w:tplc="04090019" w:tentative="1">
      <w:start w:val="1"/>
      <w:numFmt w:val="ideographTraditional"/>
      <w:lvlText w:val="%5、"/>
      <w:lvlJc w:val="left"/>
      <w:pPr>
        <w:ind w:left="2408" w:hanging="480"/>
      </w:pPr>
    </w:lvl>
    <w:lvl w:ilvl="5" w:tplc="0409001B" w:tentative="1">
      <w:start w:val="1"/>
      <w:numFmt w:val="lowerRoman"/>
      <w:lvlText w:val="%6."/>
      <w:lvlJc w:val="right"/>
      <w:pPr>
        <w:ind w:left="2888" w:hanging="480"/>
      </w:pPr>
    </w:lvl>
    <w:lvl w:ilvl="6" w:tplc="0409000F" w:tentative="1">
      <w:start w:val="1"/>
      <w:numFmt w:val="decimal"/>
      <w:lvlText w:val="%7."/>
      <w:lvlJc w:val="left"/>
      <w:pPr>
        <w:ind w:left="3368" w:hanging="480"/>
      </w:pPr>
    </w:lvl>
    <w:lvl w:ilvl="7" w:tplc="04090019" w:tentative="1">
      <w:start w:val="1"/>
      <w:numFmt w:val="ideographTraditional"/>
      <w:lvlText w:val="%8、"/>
      <w:lvlJc w:val="left"/>
      <w:pPr>
        <w:ind w:left="3848" w:hanging="480"/>
      </w:pPr>
    </w:lvl>
    <w:lvl w:ilvl="8" w:tplc="0409001B" w:tentative="1">
      <w:start w:val="1"/>
      <w:numFmt w:val="lowerRoman"/>
      <w:lvlText w:val="%9."/>
      <w:lvlJc w:val="right"/>
      <w:pPr>
        <w:ind w:left="4328" w:hanging="480"/>
      </w:pPr>
    </w:lvl>
  </w:abstractNum>
  <w:abstractNum w:abstractNumId="45" w15:restartNumberingAfterBreak="0">
    <w:nsid w:val="7CED72D9"/>
    <w:multiLevelType w:val="hybridMultilevel"/>
    <w:tmpl w:val="661EF24A"/>
    <w:lvl w:ilvl="0" w:tplc="CBCCFF34">
      <w:start w:val="1"/>
      <w:numFmt w:val="lowerLetter"/>
      <w:lvlText w:val="(%1)"/>
      <w:lvlJc w:val="left"/>
      <w:pPr>
        <w:ind w:left="36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6" w15:restartNumberingAfterBreak="0">
    <w:nsid w:val="7DF16260"/>
    <w:multiLevelType w:val="hybridMultilevel"/>
    <w:tmpl w:val="E9E6D7D4"/>
    <w:lvl w:ilvl="0" w:tplc="A5C2821C">
      <w:start w:val="3"/>
      <w:numFmt w:val="bullet"/>
      <w:lvlText w:val=""/>
      <w:lvlJc w:val="left"/>
      <w:pPr>
        <w:ind w:left="360" w:hanging="360"/>
      </w:pPr>
      <w:rPr>
        <w:rFonts w:ascii="Wingdings" w:eastAsia="新細明體" w:hAnsi="Wingdings"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249701600">
    <w:abstractNumId w:val="37"/>
  </w:num>
  <w:num w:numId="2" w16cid:durableId="1042292311">
    <w:abstractNumId w:val="31"/>
  </w:num>
  <w:num w:numId="3" w16cid:durableId="841163590">
    <w:abstractNumId w:val="30"/>
  </w:num>
  <w:num w:numId="4" w16cid:durableId="611860095">
    <w:abstractNumId w:val="12"/>
  </w:num>
  <w:num w:numId="5" w16cid:durableId="1503356185">
    <w:abstractNumId w:val="34"/>
  </w:num>
  <w:num w:numId="6" w16cid:durableId="1068303791">
    <w:abstractNumId w:val="25"/>
  </w:num>
  <w:num w:numId="7" w16cid:durableId="1069233941">
    <w:abstractNumId w:val="33"/>
  </w:num>
  <w:num w:numId="8" w16cid:durableId="1151367613">
    <w:abstractNumId w:val="29"/>
  </w:num>
  <w:num w:numId="9" w16cid:durableId="259801222">
    <w:abstractNumId w:val="32"/>
  </w:num>
  <w:num w:numId="10" w16cid:durableId="670067677">
    <w:abstractNumId w:val="3"/>
  </w:num>
  <w:num w:numId="11" w16cid:durableId="1337423822">
    <w:abstractNumId w:val="19"/>
  </w:num>
  <w:num w:numId="12" w16cid:durableId="1577546079">
    <w:abstractNumId w:val="4"/>
  </w:num>
  <w:num w:numId="13" w16cid:durableId="1060176853">
    <w:abstractNumId w:val="28"/>
  </w:num>
  <w:num w:numId="14" w16cid:durableId="1535465253">
    <w:abstractNumId w:val="9"/>
  </w:num>
  <w:num w:numId="15" w16cid:durableId="1818186705">
    <w:abstractNumId w:val="22"/>
  </w:num>
  <w:num w:numId="16" w16cid:durableId="1927107514">
    <w:abstractNumId w:val="1"/>
  </w:num>
  <w:num w:numId="17" w16cid:durableId="467281718">
    <w:abstractNumId w:val="0"/>
  </w:num>
  <w:num w:numId="18" w16cid:durableId="24260715">
    <w:abstractNumId w:val="18"/>
  </w:num>
  <w:num w:numId="19" w16cid:durableId="1153373753">
    <w:abstractNumId w:val="27"/>
  </w:num>
  <w:num w:numId="20" w16cid:durableId="997079704">
    <w:abstractNumId w:val="40"/>
  </w:num>
  <w:num w:numId="21" w16cid:durableId="1590583643">
    <w:abstractNumId w:val="15"/>
  </w:num>
  <w:num w:numId="22" w16cid:durableId="940646865">
    <w:abstractNumId w:val="8"/>
  </w:num>
  <w:num w:numId="23" w16cid:durableId="1232545799">
    <w:abstractNumId w:val="38"/>
  </w:num>
  <w:num w:numId="24" w16cid:durableId="1171530407">
    <w:abstractNumId w:val="35"/>
  </w:num>
  <w:num w:numId="25" w16cid:durableId="1878200706">
    <w:abstractNumId w:val="7"/>
  </w:num>
  <w:num w:numId="26" w16cid:durableId="110546240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63398470">
    <w:abstractNumId w:val="17"/>
  </w:num>
  <w:num w:numId="28" w16cid:durableId="1659575205">
    <w:abstractNumId w:val="21"/>
  </w:num>
  <w:num w:numId="29" w16cid:durableId="1196385668">
    <w:abstractNumId w:val="16"/>
  </w:num>
  <w:num w:numId="30" w16cid:durableId="655841876">
    <w:abstractNumId w:val="2"/>
  </w:num>
  <w:num w:numId="31" w16cid:durableId="187303779">
    <w:abstractNumId w:val="44"/>
  </w:num>
  <w:num w:numId="32" w16cid:durableId="2069642551">
    <w:abstractNumId w:val="39"/>
  </w:num>
  <w:num w:numId="33" w16cid:durableId="754398099">
    <w:abstractNumId w:val="46"/>
  </w:num>
  <w:num w:numId="34" w16cid:durableId="1774402135">
    <w:abstractNumId w:val="11"/>
  </w:num>
  <w:num w:numId="35" w16cid:durableId="2048677160">
    <w:abstractNumId w:val="13"/>
  </w:num>
  <w:num w:numId="36" w16cid:durableId="535393234">
    <w:abstractNumId w:val="14"/>
  </w:num>
  <w:num w:numId="37" w16cid:durableId="1970358851">
    <w:abstractNumId w:val="36"/>
  </w:num>
  <w:num w:numId="38" w16cid:durableId="1649941333">
    <w:abstractNumId w:val="5"/>
  </w:num>
  <w:num w:numId="39" w16cid:durableId="783039628">
    <w:abstractNumId w:val="6"/>
  </w:num>
  <w:num w:numId="40" w16cid:durableId="1023365413">
    <w:abstractNumId w:val="24"/>
  </w:num>
  <w:num w:numId="41" w16cid:durableId="442307523">
    <w:abstractNumId w:val="45"/>
  </w:num>
  <w:num w:numId="42" w16cid:durableId="1290471229">
    <w:abstractNumId w:val="43"/>
  </w:num>
  <w:num w:numId="43" w16cid:durableId="1146241785">
    <w:abstractNumId w:val="41"/>
  </w:num>
  <w:num w:numId="44" w16cid:durableId="1512528936">
    <w:abstractNumId w:val="26"/>
  </w:num>
  <w:num w:numId="45" w16cid:durableId="1968852487">
    <w:abstractNumId w:val="42"/>
  </w:num>
  <w:num w:numId="46" w16cid:durableId="779182663">
    <w:abstractNumId w:val="23"/>
  </w:num>
  <w:num w:numId="47" w16cid:durableId="1344817788">
    <w:abstractNumId w:val="10"/>
  </w:num>
  <w:num w:numId="48" w16cid:durableId="1639338733">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nry Fung">
    <w15:presenceInfo w15:providerId="Windows Live" w15:userId="608d9d874fd54fd1"/>
  </w15:person>
  <w15:person w15:author="Jervin NG">
    <w15:presenceInfo w15:providerId="AD" w15:userId="S::jervinngls@hkbu.edu.hk::2ef1def1-14c1-4020-86a4-293e4ee8aa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trackRevisions/>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UzsDQyMTewMDM0sjBX0lEKTi0uzszPAykwqgUAy96RRCwAAAA="/>
  </w:docVars>
  <w:rsids>
    <w:rsidRoot w:val="008574EC"/>
    <w:rsid w:val="0000242F"/>
    <w:rsid w:val="00002E72"/>
    <w:rsid w:val="00002E9E"/>
    <w:rsid w:val="0000725E"/>
    <w:rsid w:val="00007AC8"/>
    <w:rsid w:val="000114F5"/>
    <w:rsid w:val="00011E52"/>
    <w:rsid w:val="0001207A"/>
    <w:rsid w:val="000121AF"/>
    <w:rsid w:val="000127EC"/>
    <w:rsid w:val="00013E97"/>
    <w:rsid w:val="0001526B"/>
    <w:rsid w:val="00015FD4"/>
    <w:rsid w:val="000174D3"/>
    <w:rsid w:val="000205EE"/>
    <w:rsid w:val="00020C74"/>
    <w:rsid w:val="0002133B"/>
    <w:rsid w:val="000248B6"/>
    <w:rsid w:val="00026898"/>
    <w:rsid w:val="00027C37"/>
    <w:rsid w:val="000314D5"/>
    <w:rsid w:val="00031519"/>
    <w:rsid w:val="0003385D"/>
    <w:rsid w:val="0003487E"/>
    <w:rsid w:val="000355C2"/>
    <w:rsid w:val="00040A04"/>
    <w:rsid w:val="00041103"/>
    <w:rsid w:val="000418EB"/>
    <w:rsid w:val="000438CE"/>
    <w:rsid w:val="00044277"/>
    <w:rsid w:val="000456B3"/>
    <w:rsid w:val="00047A42"/>
    <w:rsid w:val="00050837"/>
    <w:rsid w:val="000519C0"/>
    <w:rsid w:val="00052975"/>
    <w:rsid w:val="000529B2"/>
    <w:rsid w:val="00055089"/>
    <w:rsid w:val="000576F7"/>
    <w:rsid w:val="00057805"/>
    <w:rsid w:val="00060137"/>
    <w:rsid w:val="0006021B"/>
    <w:rsid w:val="00061D45"/>
    <w:rsid w:val="00062D8C"/>
    <w:rsid w:val="00064977"/>
    <w:rsid w:val="00067ED9"/>
    <w:rsid w:val="00071830"/>
    <w:rsid w:val="00071840"/>
    <w:rsid w:val="000719E4"/>
    <w:rsid w:val="00072213"/>
    <w:rsid w:val="00072226"/>
    <w:rsid w:val="00072FB6"/>
    <w:rsid w:val="00073687"/>
    <w:rsid w:val="0007376B"/>
    <w:rsid w:val="000765F2"/>
    <w:rsid w:val="000766A4"/>
    <w:rsid w:val="000768C2"/>
    <w:rsid w:val="00076A6E"/>
    <w:rsid w:val="000800C7"/>
    <w:rsid w:val="000809F9"/>
    <w:rsid w:val="00080B2D"/>
    <w:rsid w:val="000846A6"/>
    <w:rsid w:val="0008496A"/>
    <w:rsid w:val="0008502C"/>
    <w:rsid w:val="000863E5"/>
    <w:rsid w:val="0008706F"/>
    <w:rsid w:val="000874CA"/>
    <w:rsid w:val="000874E7"/>
    <w:rsid w:val="00090758"/>
    <w:rsid w:val="000918EB"/>
    <w:rsid w:val="00092F3F"/>
    <w:rsid w:val="00093B81"/>
    <w:rsid w:val="000947E8"/>
    <w:rsid w:val="000952E5"/>
    <w:rsid w:val="000963AA"/>
    <w:rsid w:val="00097806"/>
    <w:rsid w:val="000A019E"/>
    <w:rsid w:val="000A0CF4"/>
    <w:rsid w:val="000A16B2"/>
    <w:rsid w:val="000A1794"/>
    <w:rsid w:val="000A2448"/>
    <w:rsid w:val="000A2BDF"/>
    <w:rsid w:val="000A2E12"/>
    <w:rsid w:val="000A49EA"/>
    <w:rsid w:val="000A4B47"/>
    <w:rsid w:val="000A5482"/>
    <w:rsid w:val="000A54F7"/>
    <w:rsid w:val="000B0D14"/>
    <w:rsid w:val="000B4952"/>
    <w:rsid w:val="000B72FB"/>
    <w:rsid w:val="000B7DA6"/>
    <w:rsid w:val="000B7F44"/>
    <w:rsid w:val="000C1297"/>
    <w:rsid w:val="000C1A7F"/>
    <w:rsid w:val="000C4B7B"/>
    <w:rsid w:val="000C5908"/>
    <w:rsid w:val="000C7594"/>
    <w:rsid w:val="000C7AA0"/>
    <w:rsid w:val="000C7B6D"/>
    <w:rsid w:val="000C7FBC"/>
    <w:rsid w:val="000D07B6"/>
    <w:rsid w:val="000D4DDF"/>
    <w:rsid w:val="000D55C0"/>
    <w:rsid w:val="000D67B0"/>
    <w:rsid w:val="000E04B7"/>
    <w:rsid w:val="000E0EC0"/>
    <w:rsid w:val="000E1E17"/>
    <w:rsid w:val="000E1F4D"/>
    <w:rsid w:val="000E27D1"/>
    <w:rsid w:val="000E2E8A"/>
    <w:rsid w:val="000E616F"/>
    <w:rsid w:val="000E6EA1"/>
    <w:rsid w:val="000F01CB"/>
    <w:rsid w:val="000F1698"/>
    <w:rsid w:val="000F271F"/>
    <w:rsid w:val="000F3940"/>
    <w:rsid w:val="000F4D35"/>
    <w:rsid w:val="000F6444"/>
    <w:rsid w:val="000F6E4C"/>
    <w:rsid w:val="000F6EA6"/>
    <w:rsid w:val="000F7650"/>
    <w:rsid w:val="001016A2"/>
    <w:rsid w:val="00102411"/>
    <w:rsid w:val="001038BB"/>
    <w:rsid w:val="00103982"/>
    <w:rsid w:val="001040D3"/>
    <w:rsid w:val="00104965"/>
    <w:rsid w:val="00104FD7"/>
    <w:rsid w:val="00106372"/>
    <w:rsid w:val="00106E33"/>
    <w:rsid w:val="00107DA4"/>
    <w:rsid w:val="00107FAB"/>
    <w:rsid w:val="0011040C"/>
    <w:rsid w:val="00110A63"/>
    <w:rsid w:val="001112EC"/>
    <w:rsid w:val="0011187F"/>
    <w:rsid w:val="00111B4A"/>
    <w:rsid w:val="00112691"/>
    <w:rsid w:val="001134FF"/>
    <w:rsid w:val="0011383D"/>
    <w:rsid w:val="001173D5"/>
    <w:rsid w:val="0011780B"/>
    <w:rsid w:val="00117D46"/>
    <w:rsid w:val="00120386"/>
    <w:rsid w:val="00121C9C"/>
    <w:rsid w:val="00122F07"/>
    <w:rsid w:val="001235D4"/>
    <w:rsid w:val="00124869"/>
    <w:rsid w:val="00124F4F"/>
    <w:rsid w:val="00125E62"/>
    <w:rsid w:val="001264B5"/>
    <w:rsid w:val="0013136A"/>
    <w:rsid w:val="00131AA6"/>
    <w:rsid w:val="00132FB0"/>
    <w:rsid w:val="00133B28"/>
    <w:rsid w:val="001366E3"/>
    <w:rsid w:val="00140631"/>
    <w:rsid w:val="001426F2"/>
    <w:rsid w:val="001437EF"/>
    <w:rsid w:val="00145251"/>
    <w:rsid w:val="0014552F"/>
    <w:rsid w:val="0014596F"/>
    <w:rsid w:val="00146697"/>
    <w:rsid w:val="001474ED"/>
    <w:rsid w:val="001505D9"/>
    <w:rsid w:val="001511B1"/>
    <w:rsid w:val="0015185F"/>
    <w:rsid w:val="00151A4C"/>
    <w:rsid w:val="00151A91"/>
    <w:rsid w:val="00152196"/>
    <w:rsid w:val="00152AD8"/>
    <w:rsid w:val="00153A10"/>
    <w:rsid w:val="00154686"/>
    <w:rsid w:val="00154FD8"/>
    <w:rsid w:val="00155D45"/>
    <w:rsid w:val="0015660A"/>
    <w:rsid w:val="00156BF9"/>
    <w:rsid w:val="001607C8"/>
    <w:rsid w:val="00161AF6"/>
    <w:rsid w:val="00162BAF"/>
    <w:rsid w:val="001634DC"/>
    <w:rsid w:val="00163EDA"/>
    <w:rsid w:val="001645B2"/>
    <w:rsid w:val="00164C41"/>
    <w:rsid w:val="00165189"/>
    <w:rsid w:val="00166258"/>
    <w:rsid w:val="00166995"/>
    <w:rsid w:val="0017065D"/>
    <w:rsid w:val="0017351C"/>
    <w:rsid w:val="001738C3"/>
    <w:rsid w:val="001748D4"/>
    <w:rsid w:val="00177098"/>
    <w:rsid w:val="00180447"/>
    <w:rsid w:val="001808A5"/>
    <w:rsid w:val="00181A2D"/>
    <w:rsid w:val="001839A0"/>
    <w:rsid w:val="00183E50"/>
    <w:rsid w:val="001842D1"/>
    <w:rsid w:val="00185C5C"/>
    <w:rsid w:val="00192FD2"/>
    <w:rsid w:val="001931B9"/>
    <w:rsid w:val="0019463F"/>
    <w:rsid w:val="00196D54"/>
    <w:rsid w:val="001972FF"/>
    <w:rsid w:val="001A0B9B"/>
    <w:rsid w:val="001A145B"/>
    <w:rsid w:val="001A3B04"/>
    <w:rsid w:val="001A4B6B"/>
    <w:rsid w:val="001A6A45"/>
    <w:rsid w:val="001B008C"/>
    <w:rsid w:val="001B0749"/>
    <w:rsid w:val="001B1BC8"/>
    <w:rsid w:val="001B201C"/>
    <w:rsid w:val="001B2956"/>
    <w:rsid w:val="001B376D"/>
    <w:rsid w:val="001B386F"/>
    <w:rsid w:val="001B3AF2"/>
    <w:rsid w:val="001B42EE"/>
    <w:rsid w:val="001B47AB"/>
    <w:rsid w:val="001B4F5C"/>
    <w:rsid w:val="001B51D5"/>
    <w:rsid w:val="001B55DB"/>
    <w:rsid w:val="001B7E2C"/>
    <w:rsid w:val="001C0C2C"/>
    <w:rsid w:val="001C142B"/>
    <w:rsid w:val="001C1A3D"/>
    <w:rsid w:val="001C2084"/>
    <w:rsid w:val="001C4326"/>
    <w:rsid w:val="001C4661"/>
    <w:rsid w:val="001C667E"/>
    <w:rsid w:val="001C7AAB"/>
    <w:rsid w:val="001D0FE4"/>
    <w:rsid w:val="001D1AD0"/>
    <w:rsid w:val="001D2EB5"/>
    <w:rsid w:val="001D3C4D"/>
    <w:rsid w:val="001D49C9"/>
    <w:rsid w:val="001D49FE"/>
    <w:rsid w:val="001D4C60"/>
    <w:rsid w:val="001E0484"/>
    <w:rsid w:val="001E1376"/>
    <w:rsid w:val="001E1390"/>
    <w:rsid w:val="001E15FD"/>
    <w:rsid w:val="001E1A29"/>
    <w:rsid w:val="001E6656"/>
    <w:rsid w:val="001E7E80"/>
    <w:rsid w:val="001F0654"/>
    <w:rsid w:val="001F1415"/>
    <w:rsid w:val="001F29E9"/>
    <w:rsid w:val="001F2B03"/>
    <w:rsid w:val="001F4560"/>
    <w:rsid w:val="001F4B51"/>
    <w:rsid w:val="001F543D"/>
    <w:rsid w:val="001F5A73"/>
    <w:rsid w:val="001F6A00"/>
    <w:rsid w:val="002009C2"/>
    <w:rsid w:val="0020472E"/>
    <w:rsid w:val="00210A22"/>
    <w:rsid w:val="00211EF8"/>
    <w:rsid w:val="00212C1C"/>
    <w:rsid w:val="00216802"/>
    <w:rsid w:val="00216CDA"/>
    <w:rsid w:val="002214B3"/>
    <w:rsid w:val="00221658"/>
    <w:rsid w:val="002220D3"/>
    <w:rsid w:val="00222A2A"/>
    <w:rsid w:val="00222AB2"/>
    <w:rsid w:val="00222BE7"/>
    <w:rsid w:val="00222CCE"/>
    <w:rsid w:val="002235FD"/>
    <w:rsid w:val="00223878"/>
    <w:rsid w:val="0022487C"/>
    <w:rsid w:val="00224DF1"/>
    <w:rsid w:val="0023297B"/>
    <w:rsid w:val="00232F0E"/>
    <w:rsid w:val="00233B9C"/>
    <w:rsid w:val="00233BB4"/>
    <w:rsid w:val="002344D1"/>
    <w:rsid w:val="00241D7E"/>
    <w:rsid w:val="002439B3"/>
    <w:rsid w:val="00243F12"/>
    <w:rsid w:val="002442A2"/>
    <w:rsid w:val="0024462A"/>
    <w:rsid w:val="002447C1"/>
    <w:rsid w:val="002456EA"/>
    <w:rsid w:val="00245AEF"/>
    <w:rsid w:val="00245F40"/>
    <w:rsid w:val="00246744"/>
    <w:rsid w:val="00247666"/>
    <w:rsid w:val="00247683"/>
    <w:rsid w:val="00247788"/>
    <w:rsid w:val="00247ABD"/>
    <w:rsid w:val="00250D40"/>
    <w:rsid w:val="00252965"/>
    <w:rsid w:val="00254366"/>
    <w:rsid w:val="00254F9B"/>
    <w:rsid w:val="00255522"/>
    <w:rsid w:val="002608C3"/>
    <w:rsid w:val="002615CE"/>
    <w:rsid w:val="00261EB6"/>
    <w:rsid w:val="00262258"/>
    <w:rsid w:val="002631E6"/>
    <w:rsid w:val="00263C1B"/>
    <w:rsid w:val="00263E1B"/>
    <w:rsid w:val="0026408C"/>
    <w:rsid w:val="002641EA"/>
    <w:rsid w:val="00264576"/>
    <w:rsid w:val="00266A82"/>
    <w:rsid w:val="00266C4D"/>
    <w:rsid w:val="00274F4B"/>
    <w:rsid w:val="00275F46"/>
    <w:rsid w:val="00277316"/>
    <w:rsid w:val="00282FB0"/>
    <w:rsid w:val="00283335"/>
    <w:rsid w:val="002834BA"/>
    <w:rsid w:val="00283FC0"/>
    <w:rsid w:val="00284904"/>
    <w:rsid w:val="00284D2A"/>
    <w:rsid w:val="0028545B"/>
    <w:rsid w:val="0028601F"/>
    <w:rsid w:val="00286B38"/>
    <w:rsid w:val="00286EEC"/>
    <w:rsid w:val="00290E21"/>
    <w:rsid w:val="0029178B"/>
    <w:rsid w:val="002933F5"/>
    <w:rsid w:val="00293FD1"/>
    <w:rsid w:val="00296AC5"/>
    <w:rsid w:val="00296C9A"/>
    <w:rsid w:val="00296D1F"/>
    <w:rsid w:val="002A0A7E"/>
    <w:rsid w:val="002A1C74"/>
    <w:rsid w:val="002A1F5E"/>
    <w:rsid w:val="002A6149"/>
    <w:rsid w:val="002A7F0A"/>
    <w:rsid w:val="002B3009"/>
    <w:rsid w:val="002B3B86"/>
    <w:rsid w:val="002B4AB8"/>
    <w:rsid w:val="002B4F47"/>
    <w:rsid w:val="002B5AEE"/>
    <w:rsid w:val="002B7FB7"/>
    <w:rsid w:val="002C0114"/>
    <w:rsid w:val="002C09A6"/>
    <w:rsid w:val="002C1F52"/>
    <w:rsid w:val="002C3B1A"/>
    <w:rsid w:val="002C3C2A"/>
    <w:rsid w:val="002C414F"/>
    <w:rsid w:val="002C480E"/>
    <w:rsid w:val="002C555A"/>
    <w:rsid w:val="002C633F"/>
    <w:rsid w:val="002C6446"/>
    <w:rsid w:val="002D1174"/>
    <w:rsid w:val="002D2F88"/>
    <w:rsid w:val="002D4FB2"/>
    <w:rsid w:val="002D4FC8"/>
    <w:rsid w:val="002D52C7"/>
    <w:rsid w:val="002D537F"/>
    <w:rsid w:val="002D5708"/>
    <w:rsid w:val="002D6A0A"/>
    <w:rsid w:val="002D6B10"/>
    <w:rsid w:val="002D7827"/>
    <w:rsid w:val="002E2292"/>
    <w:rsid w:val="002E384C"/>
    <w:rsid w:val="002E55A4"/>
    <w:rsid w:val="002E5EFD"/>
    <w:rsid w:val="002E5F21"/>
    <w:rsid w:val="002E62F1"/>
    <w:rsid w:val="002E7C9C"/>
    <w:rsid w:val="002F0732"/>
    <w:rsid w:val="002F090F"/>
    <w:rsid w:val="002F0C09"/>
    <w:rsid w:val="002F3921"/>
    <w:rsid w:val="002F41E8"/>
    <w:rsid w:val="002F44FE"/>
    <w:rsid w:val="002F504B"/>
    <w:rsid w:val="002F51C1"/>
    <w:rsid w:val="002F7605"/>
    <w:rsid w:val="00300E29"/>
    <w:rsid w:val="00300F7A"/>
    <w:rsid w:val="00301253"/>
    <w:rsid w:val="003039A7"/>
    <w:rsid w:val="003039B2"/>
    <w:rsid w:val="00303E18"/>
    <w:rsid w:val="00305573"/>
    <w:rsid w:val="00305C77"/>
    <w:rsid w:val="00305FDA"/>
    <w:rsid w:val="00306780"/>
    <w:rsid w:val="00313416"/>
    <w:rsid w:val="00313B0C"/>
    <w:rsid w:val="00314830"/>
    <w:rsid w:val="00315B8E"/>
    <w:rsid w:val="00317054"/>
    <w:rsid w:val="00317239"/>
    <w:rsid w:val="00317FBD"/>
    <w:rsid w:val="00320BA4"/>
    <w:rsid w:val="00320FC3"/>
    <w:rsid w:val="003211C9"/>
    <w:rsid w:val="00322ACD"/>
    <w:rsid w:val="003234C8"/>
    <w:rsid w:val="00323BAB"/>
    <w:rsid w:val="00323DDD"/>
    <w:rsid w:val="003249C0"/>
    <w:rsid w:val="00324A6F"/>
    <w:rsid w:val="00324D42"/>
    <w:rsid w:val="00325498"/>
    <w:rsid w:val="00326C7A"/>
    <w:rsid w:val="00326E5B"/>
    <w:rsid w:val="0032748C"/>
    <w:rsid w:val="00327E9B"/>
    <w:rsid w:val="00330C50"/>
    <w:rsid w:val="00332EA9"/>
    <w:rsid w:val="0033377D"/>
    <w:rsid w:val="00333C55"/>
    <w:rsid w:val="00333CE8"/>
    <w:rsid w:val="00335AE0"/>
    <w:rsid w:val="00335DC0"/>
    <w:rsid w:val="00337969"/>
    <w:rsid w:val="00337AFD"/>
    <w:rsid w:val="0034219F"/>
    <w:rsid w:val="00343132"/>
    <w:rsid w:val="00343381"/>
    <w:rsid w:val="003434C7"/>
    <w:rsid w:val="00344AF4"/>
    <w:rsid w:val="00345B8F"/>
    <w:rsid w:val="0035135A"/>
    <w:rsid w:val="00352FB4"/>
    <w:rsid w:val="00353436"/>
    <w:rsid w:val="0035361D"/>
    <w:rsid w:val="00355D2A"/>
    <w:rsid w:val="00355EC7"/>
    <w:rsid w:val="00356071"/>
    <w:rsid w:val="00360298"/>
    <w:rsid w:val="00360E50"/>
    <w:rsid w:val="00364A25"/>
    <w:rsid w:val="003659DC"/>
    <w:rsid w:val="00366258"/>
    <w:rsid w:val="003663D5"/>
    <w:rsid w:val="00367120"/>
    <w:rsid w:val="00371A78"/>
    <w:rsid w:val="003720BD"/>
    <w:rsid w:val="003745B2"/>
    <w:rsid w:val="00374CDA"/>
    <w:rsid w:val="003754A5"/>
    <w:rsid w:val="003762B3"/>
    <w:rsid w:val="0037651B"/>
    <w:rsid w:val="00381290"/>
    <w:rsid w:val="00381DAC"/>
    <w:rsid w:val="00381E1C"/>
    <w:rsid w:val="00383BA7"/>
    <w:rsid w:val="00383C55"/>
    <w:rsid w:val="00384D17"/>
    <w:rsid w:val="00386846"/>
    <w:rsid w:val="003903BB"/>
    <w:rsid w:val="00391609"/>
    <w:rsid w:val="003918A0"/>
    <w:rsid w:val="00392A13"/>
    <w:rsid w:val="00392FC4"/>
    <w:rsid w:val="00393A4F"/>
    <w:rsid w:val="00393A9B"/>
    <w:rsid w:val="00394CE0"/>
    <w:rsid w:val="00395165"/>
    <w:rsid w:val="003953D4"/>
    <w:rsid w:val="00395D2F"/>
    <w:rsid w:val="003972D7"/>
    <w:rsid w:val="003A000C"/>
    <w:rsid w:val="003A1158"/>
    <w:rsid w:val="003A1B0D"/>
    <w:rsid w:val="003A24F0"/>
    <w:rsid w:val="003A3D24"/>
    <w:rsid w:val="003A3DD7"/>
    <w:rsid w:val="003A4B2A"/>
    <w:rsid w:val="003A54E9"/>
    <w:rsid w:val="003A55AE"/>
    <w:rsid w:val="003A6B25"/>
    <w:rsid w:val="003A7C39"/>
    <w:rsid w:val="003B04E9"/>
    <w:rsid w:val="003B1285"/>
    <w:rsid w:val="003B131D"/>
    <w:rsid w:val="003B1597"/>
    <w:rsid w:val="003B2795"/>
    <w:rsid w:val="003B2D1D"/>
    <w:rsid w:val="003B3258"/>
    <w:rsid w:val="003B408F"/>
    <w:rsid w:val="003B45A6"/>
    <w:rsid w:val="003B5054"/>
    <w:rsid w:val="003B6990"/>
    <w:rsid w:val="003B6C6E"/>
    <w:rsid w:val="003C03B3"/>
    <w:rsid w:val="003C0602"/>
    <w:rsid w:val="003C2708"/>
    <w:rsid w:val="003C5392"/>
    <w:rsid w:val="003C6432"/>
    <w:rsid w:val="003C70D5"/>
    <w:rsid w:val="003C747D"/>
    <w:rsid w:val="003D07A2"/>
    <w:rsid w:val="003D0C39"/>
    <w:rsid w:val="003D10EF"/>
    <w:rsid w:val="003D3279"/>
    <w:rsid w:val="003D48F9"/>
    <w:rsid w:val="003D4B0F"/>
    <w:rsid w:val="003D5221"/>
    <w:rsid w:val="003E057D"/>
    <w:rsid w:val="003E1163"/>
    <w:rsid w:val="003E5E2B"/>
    <w:rsid w:val="003F19CE"/>
    <w:rsid w:val="003F311B"/>
    <w:rsid w:val="003F3B58"/>
    <w:rsid w:val="003F5E41"/>
    <w:rsid w:val="003F6B8E"/>
    <w:rsid w:val="003F6DC1"/>
    <w:rsid w:val="003F6FD3"/>
    <w:rsid w:val="004005C4"/>
    <w:rsid w:val="00401045"/>
    <w:rsid w:val="00402E3F"/>
    <w:rsid w:val="0040591B"/>
    <w:rsid w:val="00411D8E"/>
    <w:rsid w:val="0041248C"/>
    <w:rsid w:val="00412C82"/>
    <w:rsid w:val="00414203"/>
    <w:rsid w:val="00414474"/>
    <w:rsid w:val="00414911"/>
    <w:rsid w:val="00414EFD"/>
    <w:rsid w:val="00415E71"/>
    <w:rsid w:val="0041623C"/>
    <w:rsid w:val="00423358"/>
    <w:rsid w:val="00423F4F"/>
    <w:rsid w:val="004261A3"/>
    <w:rsid w:val="004273EA"/>
    <w:rsid w:val="00427E1A"/>
    <w:rsid w:val="0043007B"/>
    <w:rsid w:val="00431281"/>
    <w:rsid w:val="00431C42"/>
    <w:rsid w:val="00432E8F"/>
    <w:rsid w:val="00432F23"/>
    <w:rsid w:val="00433BDA"/>
    <w:rsid w:val="00433E1D"/>
    <w:rsid w:val="00434174"/>
    <w:rsid w:val="004342BE"/>
    <w:rsid w:val="0043525A"/>
    <w:rsid w:val="00436602"/>
    <w:rsid w:val="0043668F"/>
    <w:rsid w:val="00436BDD"/>
    <w:rsid w:val="00437196"/>
    <w:rsid w:val="00437A74"/>
    <w:rsid w:val="00437CF5"/>
    <w:rsid w:val="0044089D"/>
    <w:rsid w:val="00440A48"/>
    <w:rsid w:val="00441553"/>
    <w:rsid w:val="00441566"/>
    <w:rsid w:val="00442F3F"/>
    <w:rsid w:val="00444DCC"/>
    <w:rsid w:val="00444EFA"/>
    <w:rsid w:val="00446599"/>
    <w:rsid w:val="004465F4"/>
    <w:rsid w:val="004470F2"/>
    <w:rsid w:val="0045015A"/>
    <w:rsid w:val="00450382"/>
    <w:rsid w:val="004509F2"/>
    <w:rsid w:val="004519B9"/>
    <w:rsid w:val="0045243E"/>
    <w:rsid w:val="0045619A"/>
    <w:rsid w:val="0045676D"/>
    <w:rsid w:val="00457580"/>
    <w:rsid w:val="00457BE7"/>
    <w:rsid w:val="00457DA0"/>
    <w:rsid w:val="004616C7"/>
    <w:rsid w:val="00461801"/>
    <w:rsid w:val="00462F46"/>
    <w:rsid w:val="00463BF1"/>
    <w:rsid w:val="004653E7"/>
    <w:rsid w:val="0047026A"/>
    <w:rsid w:val="004709A4"/>
    <w:rsid w:val="00470CC8"/>
    <w:rsid w:val="00470FC3"/>
    <w:rsid w:val="00471D59"/>
    <w:rsid w:val="00471E0A"/>
    <w:rsid w:val="004724EB"/>
    <w:rsid w:val="004732B4"/>
    <w:rsid w:val="004754D7"/>
    <w:rsid w:val="00476778"/>
    <w:rsid w:val="00476B56"/>
    <w:rsid w:val="00477273"/>
    <w:rsid w:val="00477E1E"/>
    <w:rsid w:val="00482D7C"/>
    <w:rsid w:val="004842D0"/>
    <w:rsid w:val="0048468A"/>
    <w:rsid w:val="00484E6F"/>
    <w:rsid w:val="00484EF0"/>
    <w:rsid w:val="004909F4"/>
    <w:rsid w:val="004931AC"/>
    <w:rsid w:val="004935F8"/>
    <w:rsid w:val="00493A09"/>
    <w:rsid w:val="00495A42"/>
    <w:rsid w:val="004967E0"/>
    <w:rsid w:val="00496AC5"/>
    <w:rsid w:val="00497186"/>
    <w:rsid w:val="004A0973"/>
    <w:rsid w:val="004A1110"/>
    <w:rsid w:val="004A2076"/>
    <w:rsid w:val="004A3056"/>
    <w:rsid w:val="004A4271"/>
    <w:rsid w:val="004A5A78"/>
    <w:rsid w:val="004A668A"/>
    <w:rsid w:val="004A6D7E"/>
    <w:rsid w:val="004A6F17"/>
    <w:rsid w:val="004A7CB5"/>
    <w:rsid w:val="004A7D3E"/>
    <w:rsid w:val="004B01D0"/>
    <w:rsid w:val="004B2EFD"/>
    <w:rsid w:val="004B3328"/>
    <w:rsid w:val="004B35B2"/>
    <w:rsid w:val="004B55DA"/>
    <w:rsid w:val="004B5CC3"/>
    <w:rsid w:val="004B6E6A"/>
    <w:rsid w:val="004B7AC7"/>
    <w:rsid w:val="004B7C28"/>
    <w:rsid w:val="004C181E"/>
    <w:rsid w:val="004C1B71"/>
    <w:rsid w:val="004C3B06"/>
    <w:rsid w:val="004C3C9A"/>
    <w:rsid w:val="004C3E7A"/>
    <w:rsid w:val="004C4B24"/>
    <w:rsid w:val="004C63E9"/>
    <w:rsid w:val="004C6FFA"/>
    <w:rsid w:val="004C74CC"/>
    <w:rsid w:val="004D2774"/>
    <w:rsid w:val="004D2A2E"/>
    <w:rsid w:val="004D3BF6"/>
    <w:rsid w:val="004D4247"/>
    <w:rsid w:val="004D4E5A"/>
    <w:rsid w:val="004D5680"/>
    <w:rsid w:val="004D6A8D"/>
    <w:rsid w:val="004E07E9"/>
    <w:rsid w:val="004E193E"/>
    <w:rsid w:val="004E2595"/>
    <w:rsid w:val="004E2E4C"/>
    <w:rsid w:val="004E3773"/>
    <w:rsid w:val="004E3B89"/>
    <w:rsid w:val="004E446C"/>
    <w:rsid w:val="004E4738"/>
    <w:rsid w:val="004E4C74"/>
    <w:rsid w:val="004E6659"/>
    <w:rsid w:val="004F0715"/>
    <w:rsid w:val="004F12CB"/>
    <w:rsid w:val="004F19BA"/>
    <w:rsid w:val="004F2CF4"/>
    <w:rsid w:val="004F2EB9"/>
    <w:rsid w:val="004F37B6"/>
    <w:rsid w:val="004F481B"/>
    <w:rsid w:val="004F713C"/>
    <w:rsid w:val="004F7E48"/>
    <w:rsid w:val="00500C5A"/>
    <w:rsid w:val="00501227"/>
    <w:rsid w:val="00502E9D"/>
    <w:rsid w:val="00503860"/>
    <w:rsid w:val="0050456B"/>
    <w:rsid w:val="00504BB2"/>
    <w:rsid w:val="005054B2"/>
    <w:rsid w:val="00505F6C"/>
    <w:rsid w:val="00506002"/>
    <w:rsid w:val="00507483"/>
    <w:rsid w:val="00507E70"/>
    <w:rsid w:val="00510528"/>
    <w:rsid w:val="00510E40"/>
    <w:rsid w:val="00512481"/>
    <w:rsid w:val="00512613"/>
    <w:rsid w:val="00513757"/>
    <w:rsid w:val="00516879"/>
    <w:rsid w:val="005179DC"/>
    <w:rsid w:val="00522792"/>
    <w:rsid w:val="00523C09"/>
    <w:rsid w:val="005244CE"/>
    <w:rsid w:val="00524AB3"/>
    <w:rsid w:val="00531B03"/>
    <w:rsid w:val="00531CDA"/>
    <w:rsid w:val="005321D0"/>
    <w:rsid w:val="00533752"/>
    <w:rsid w:val="00534303"/>
    <w:rsid w:val="0053536E"/>
    <w:rsid w:val="00535592"/>
    <w:rsid w:val="00536AD8"/>
    <w:rsid w:val="00536DF4"/>
    <w:rsid w:val="00537429"/>
    <w:rsid w:val="005418EA"/>
    <w:rsid w:val="005426CB"/>
    <w:rsid w:val="00542705"/>
    <w:rsid w:val="00544C9A"/>
    <w:rsid w:val="00546D39"/>
    <w:rsid w:val="00547358"/>
    <w:rsid w:val="00547E91"/>
    <w:rsid w:val="00547EFF"/>
    <w:rsid w:val="00550333"/>
    <w:rsid w:val="00550380"/>
    <w:rsid w:val="00552A33"/>
    <w:rsid w:val="00552A8E"/>
    <w:rsid w:val="005545DC"/>
    <w:rsid w:val="00554E52"/>
    <w:rsid w:val="00555908"/>
    <w:rsid w:val="00556F3D"/>
    <w:rsid w:val="0055703F"/>
    <w:rsid w:val="005575FB"/>
    <w:rsid w:val="00560475"/>
    <w:rsid w:val="0056173F"/>
    <w:rsid w:val="005617AF"/>
    <w:rsid w:val="00562AA1"/>
    <w:rsid w:val="00565347"/>
    <w:rsid w:val="00566914"/>
    <w:rsid w:val="00566BCC"/>
    <w:rsid w:val="00570892"/>
    <w:rsid w:val="00570C6F"/>
    <w:rsid w:val="00574ACF"/>
    <w:rsid w:val="00575493"/>
    <w:rsid w:val="005760CD"/>
    <w:rsid w:val="00580CDD"/>
    <w:rsid w:val="00580F94"/>
    <w:rsid w:val="0058187C"/>
    <w:rsid w:val="005823FC"/>
    <w:rsid w:val="00582A71"/>
    <w:rsid w:val="00582AFF"/>
    <w:rsid w:val="00584432"/>
    <w:rsid w:val="00585646"/>
    <w:rsid w:val="00585660"/>
    <w:rsid w:val="00585A57"/>
    <w:rsid w:val="00586635"/>
    <w:rsid w:val="0058701E"/>
    <w:rsid w:val="005875C1"/>
    <w:rsid w:val="00587AB9"/>
    <w:rsid w:val="00587F06"/>
    <w:rsid w:val="00590876"/>
    <w:rsid w:val="00591536"/>
    <w:rsid w:val="0059279C"/>
    <w:rsid w:val="0059482A"/>
    <w:rsid w:val="00596FBB"/>
    <w:rsid w:val="005971D6"/>
    <w:rsid w:val="00597391"/>
    <w:rsid w:val="005A0315"/>
    <w:rsid w:val="005A13DD"/>
    <w:rsid w:val="005A1605"/>
    <w:rsid w:val="005A30ED"/>
    <w:rsid w:val="005B0C0A"/>
    <w:rsid w:val="005B11DF"/>
    <w:rsid w:val="005B283E"/>
    <w:rsid w:val="005B3B24"/>
    <w:rsid w:val="005B4AE5"/>
    <w:rsid w:val="005B5E66"/>
    <w:rsid w:val="005B6BBD"/>
    <w:rsid w:val="005C1300"/>
    <w:rsid w:val="005C1572"/>
    <w:rsid w:val="005C2088"/>
    <w:rsid w:val="005C2820"/>
    <w:rsid w:val="005C28CE"/>
    <w:rsid w:val="005C2C4A"/>
    <w:rsid w:val="005C4142"/>
    <w:rsid w:val="005C53D5"/>
    <w:rsid w:val="005C5B24"/>
    <w:rsid w:val="005C60B7"/>
    <w:rsid w:val="005C6F0F"/>
    <w:rsid w:val="005C72EC"/>
    <w:rsid w:val="005C7ADF"/>
    <w:rsid w:val="005D575F"/>
    <w:rsid w:val="005D7713"/>
    <w:rsid w:val="005D7DD4"/>
    <w:rsid w:val="005E25F5"/>
    <w:rsid w:val="005E3805"/>
    <w:rsid w:val="005E3923"/>
    <w:rsid w:val="005E4C95"/>
    <w:rsid w:val="005E5B7A"/>
    <w:rsid w:val="005E61AD"/>
    <w:rsid w:val="005E6C3F"/>
    <w:rsid w:val="005E6D14"/>
    <w:rsid w:val="005E7AE5"/>
    <w:rsid w:val="005F006F"/>
    <w:rsid w:val="005F1607"/>
    <w:rsid w:val="005F1F03"/>
    <w:rsid w:val="005F309A"/>
    <w:rsid w:val="005F4BD3"/>
    <w:rsid w:val="005F4C40"/>
    <w:rsid w:val="005F5323"/>
    <w:rsid w:val="005F6A12"/>
    <w:rsid w:val="005F7332"/>
    <w:rsid w:val="005F7A19"/>
    <w:rsid w:val="00600659"/>
    <w:rsid w:val="006013CA"/>
    <w:rsid w:val="00601471"/>
    <w:rsid w:val="00603157"/>
    <w:rsid w:val="00605AA2"/>
    <w:rsid w:val="0061033E"/>
    <w:rsid w:val="00611419"/>
    <w:rsid w:val="00611830"/>
    <w:rsid w:val="00611973"/>
    <w:rsid w:val="006123E0"/>
    <w:rsid w:val="00612403"/>
    <w:rsid w:val="006216BD"/>
    <w:rsid w:val="00621CF8"/>
    <w:rsid w:val="00621CFD"/>
    <w:rsid w:val="00621E4A"/>
    <w:rsid w:val="00622678"/>
    <w:rsid w:val="00626DCA"/>
    <w:rsid w:val="0063026B"/>
    <w:rsid w:val="006320C7"/>
    <w:rsid w:val="006323EE"/>
    <w:rsid w:val="006336D5"/>
    <w:rsid w:val="00633843"/>
    <w:rsid w:val="00634CC9"/>
    <w:rsid w:val="006367F6"/>
    <w:rsid w:val="0063729B"/>
    <w:rsid w:val="006375C7"/>
    <w:rsid w:val="00637D4C"/>
    <w:rsid w:val="00641FBF"/>
    <w:rsid w:val="00642DC8"/>
    <w:rsid w:val="006444D2"/>
    <w:rsid w:val="00645E0D"/>
    <w:rsid w:val="00646033"/>
    <w:rsid w:val="00647DD6"/>
    <w:rsid w:val="00651FF4"/>
    <w:rsid w:val="006522F8"/>
    <w:rsid w:val="00652435"/>
    <w:rsid w:val="006531F5"/>
    <w:rsid w:val="00654B8C"/>
    <w:rsid w:val="00656BE7"/>
    <w:rsid w:val="00656C1C"/>
    <w:rsid w:val="00657A67"/>
    <w:rsid w:val="006638A9"/>
    <w:rsid w:val="00663CF2"/>
    <w:rsid w:val="00663DEA"/>
    <w:rsid w:val="00666B2D"/>
    <w:rsid w:val="00667E33"/>
    <w:rsid w:val="0067036F"/>
    <w:rsid w:val="006703AD"/>
    <w:rsid w:val="00670D2B"/>
    <w:rsid w:val="006726B5"/>
    <w:rsid w:val="0067312D"/>
    <w:rsid w:val="00673AB8"/>
    <w:rsid w:val="00674345"/>
    <w:rsid w:val="00674785"/>
    <w:rsid w:val="00674D56"/>
    <w:rsid w:val="0067650F"/>
    <w:rsid w:val="0067707B"/>
    <w:rsid w:val="00677559"/>
    <w:rsid w:val="006800C6"/>
    <w:rsid w:val="0068141F"/>
    <w:rsid w:val="00681E46"/>
    <w:rsid w:val="00682694"/>
    <w:rsid w:val="0068545C"/>
    <w:rsid w:val="00687810"/>
    <w:rsid w:val="00687A14"/>
    <w:rsid w:val="00691B5D"/>
    <w:rsid w:val="006920C7"/>
    <w:rsid w:val="0069255B"/>
    <w:rsid w:val="00692792"/>
    <w:rsid w:val="00692B83"/>
    <w:rsid w:val="006956CC"/>
    <w:rsid w:val="00695DC6"/>
    <w:rsid w:val="00697EB0"/>
    <w:rsid w:val="00697EEA"/>
    <w:rsid w:val="006A021B"/>
    <w:rsid w:val="006A06C5"/>
    <w:rsid w:val="006A0D42"/>
    <w:rsid w:val="006A136F"/>
    <w:rsid w:val="006A40B9"/>
    <w:rsid w:val="006A41AC"/>
    <w:rsid w:val="006A57AB"/>
    <w:rsid w:val="006B08D4"/>
    <w:rsid w:val="006B09C8"/>
    <w:rsid w:val="006B1C50"/>
    <w:rsid w:val="006B270D"/>
    <w:rsid w:val="006B707B"/>
    <w:rsid w:val="006B7F62"/>
    <w:rsid w:val="006C117E"/>
    <w:rsid w:val="006C13E6"/>
    <w:rsid w:val="006C1724"/>
    <w:rsid w:val="006C180F"/>
    <w:rsid w:val="006C3457"/>
    <w:rsid w:val="006C3484"/>
    <w:rsid w:val="006C365C"/>
    <w:rsid w:val="006C36E1"/>
    <w:rsid w:val="006C4D15"/>
    <w:rsid w:val="006C685C"/>
    <w:rsid w:val="006C7DB8"/>
    <w:rsid w:val="006D1B2D"/>
    <w:rsid w:val="006D4C96"/>
    <w:rsid w:val="006D5708"/>
    <w:rsid w:val="006D5826"/>
    <w:rsid w:val="006D62D6"/>
    <w:rsid w:val="006D6B3A"/>
    <w:rsid w:val="006E157C"/>
    <w:rsid w:val="006E22AF"/>
    <w:rsid w:val="006E273E"/>
    <w:rsid w:val="006E3954"/>
    <w:rsid w:val="006E4526"/>
    <w:rsid w:val="006E5D41"/>
    <w:rsid w:val="006E5F17"/>
    <w:rsid w:val="006E6C76"/>
    <w:rsid w:val="006E75B1"/>
    <w:rsid w:val="006F0C75"/>
    <w:rsid w:val="006F3886"/>
    <w:rsid w:val="006F6C90"/>
    <w:rsid w:val="00701177"/>
    <w:rsid w:val="007013D1"/>
    <w:rsid w:val="00701634"/>
    <w:rsid w:val="00701F42"/>
    <w:rsid w:val="00704B85"/>
    <w:rsid w:val="00706EC5"/>
    <w:rsid w:val="007104DB"/>
    <w:rsid w:val="00711840"/>
    <w:rsid w:val="0071254A"/>
    <w:rsid w:val="0071534B"/>
    <w:rsid w:val="0071639F"/>
    <w:rsid w:val="007165FC"/>
    <w:rsid w:val="00721747"/>
    <w:rsid w:val="00721CD4"/>
    <w:rsid w:val="00723D64"/>
    <w:rsid w:val="0072477C"/>
    <w:rsid w:val="00725B22"/>
    <w:rsid w:val="00725E92"/>
    <w:rsid w:val="00726118"/>
    <w:rsid w:val="0072661E"/>
    <w:rsid w:val="0072741A"/>
    <w:rsid w:val="0072759C"/>
    <w:rsid w:val="00730085"/>
    <w:rsid w:val="007304D1"/>
    <w:rsid w:val="00730560"/>
    <w:rsid w:val="00730BF1"/>
    <w:rsid w:val="00730D81"/>
    <w:rsid w:val="007315B9"/>
    <w:rsid w:val="00731AA4"/>
    <w:rsid w:val="007326DC"/>
    <w:rsid w:val="00733501"/>
    <w:rsid w:val="00734756"/>
    <w:rsid w:val="007366C8"/>
    <w:rsid w:val="0073687D"/>
    <w:rsid w:val="00736FA4"/>
    <w:rsid w:val="00737917"/>
    <w:rsid w:val="00740BCB"/>
    <w:rsid w:val="00743189"/>
    <w:rsid w:val="00743CA0"/>
    <w:rsid w:val="00745C33"/>
    <w:rsid w:val="00750A70"/>
    <w:rsid w:val="00750B7A"/>
    <w:rsid w:val="00751CA5"/>
    <w:rsid w:val="007526E5"/>
    <w:rsid w:val="00754604"/>
    <w:rsid w:val="007560BA"/>
    <w:rsid w:val="0075695F"/>
    <w:rsid w:val="00760B5D"/>
    <w:rsid w:val="0076366A"/>
    <w:rsid w:val="00763986"/>
    <w:rsid w:val="00766558"/>
    <w:rsid w:val="007707D7"/>
    <w:rsid w:val="00771449"/>
    <w:rsid w:val="007719E0"/>
    <w:rsid w:val="0077244C"/>
    <w:rsid w:val="00773861"/>
    <w:rsid w:val="0077396E"/>
    <w:rsid w:val="0077575D"/>
    <w:rsid w:val="00776AE6"/>
    <w:rsid w:val="00777FF0"/>
    <w:rsid w:val="00780C21"/>
    <w:rsid w:val="0078126D"/>
    <w:rsid w:val="00783770"/>
    <w:rsid w:val="007864E3"/>
    <w:rsid w:val="0078736E"/>
    <w:rsid w:val="00790425"/>
    <w:rsid w:val="00792AE7"/>
    <w:rsid w:val="00792E06"/>
    <w:rsid w:val="0079446D"/>
    <w:rsid w:val="00794A70"/>
    <w:rsid w:val="0079659D"/>
    <w:rsid w:val="007A3794"/>
    <w:rsid w:val="007A3EBF"/>
    <w:rsid w:val="007A63D2"/>
    <w:rsid w:val="007A7D1D"/>
    <w:rsid w:val="007B03BF"/>
    <w:rsid w:val="007B0417"/>
    <w:rsid w:val="007B1A77"/>
    <w:rsid w:val="007B1B0A"/>
    <w:rsid w:val="007B2BBE"/>
    <w:rsid w:val="007B3B76"/>
    <w:rsid w:val="007B4015"/>
    <w:rsid w:val="007B40E6"/>
    <w:rsid w:val="007B5C25"/>
    <w:rsid w:val="007B6EB9"/>
    <w:rsid w:val="007C0547"/>
    <w:rsid w:val="007C0C5E"/>
    <w:rsid w:val="007C132F"/>
    <w:rsid w:val="007C1C70"/>
    <w:rsid w:val="007C3C5C"/>
    <w:rsid w:val="007C612F"/>
    <w:rsid w:val="007C6918"/>
    <w:rsid w:val="007C765A"/>
    <w:rsid w:val="007C7B27"/>
    <w:rsid w:val="007D145D"/>
    <w:rsid w:val="007D250B"/>
    <w:rsid w:val="007D37E3"/>
    <w:rsid w:val="007D4591"/>
    <w:rsid w:val="007D4729"/>
    <w:rsid w:val="007D4DBD"/>
    <w:rsid w:val="007D7BA5"/>
    <w:rsid w:val="007E00CD"/>
    <w:rsid w:val="007E1D34"/>
    <w:rsid w:val="007E2E32"/>
    <w:rsid w:val="007E35AC"/>
    <w:rsid w:val="007E3AF4"/>
    <w:rsid w:val="007E4FD5"/>
    <w:rsid w:val="007E51B1"/>
    <w:rsid w:val="007E5D88"/>
    <w:rsid w:val="007E5E55"/>
    <w:rsid w:val="007E6733"/>
    <w:rsid w:val="007E698A"/>
    <w:rsid w:val="007E7BC6"/>
    <w:rsid w:val="007F21DC"/>
    <w:rsid w:val="007F43AC"/>
    <w:rsid w:val="007F4F2C"/>
    <w:rsid w:val="007F5194"/>
    <w:rsid w:val="007F67EE"/>
    <w:rsid w:val="007F79CA"/>
    <w:rsid w:val="008003B1"/>
    <w:rsid w:val="00801E56"/>
    <w:rsid w:val="00802BB9"/>
    <w:rsid w:val="00802E7C"/>
    <w:rsid w:val="00804461"/>
    <w:rsid w:val="008045A0"/>
    <w:rsid w:val="008048A3"/>
    <w:rsid w:val="00804E26"/>
    <w:rsid w:val="008065C9"/>
    <w:rsid w:val="008102D6"/>
    <w:rsid w:val="00811E0C"/>
    <w:rsid w:val="00813DC4"/>
    <w:rsid w:val="00814A09"/>
    <w:rsid w:val="008153F1"/>
    <w:rsid w:val="00815954"/>
    <w:rsid w:val="0082052E"/>
    <w:rsid w:val="0082098B"/>
    <w:rsid w:val="008215B5"/>
    <w:rsid w:val="00823C50"/>
    <w:rsid w:val="00824E8E"/>
    <w:rsid w:val="008255CD"/>
    <w:rsid w:val="00827454"/>
    <w:rsid w:val="00827A29"/>
    <w:rsid w:val="008336B2"/>
    <w:rsid w:val="0083494A"/>
    <w:rsid w:val="00835800"/>
    <w:rsid w:val="00835D18"/>
    <w:rsid w:val="00837D02"/>
    <w:rsid w:val="00837D09"/>
    <w:rsid w:val="0084108C"/>
    <w:rsid w:val="0084205F"/>
    <w:rsid w:val="0084322D"/>
    <w:rsid w:val="00843408"/>
    <w:rsid w:val="00843EC2"/>
    <w:rsid w:val="00843F47"/>
    <w:rsid w:val="00845545"/>
    <w:rsid w:val="00845CD9"/>
    <w:rsid w:val="00845EE2"/>
    <w:rsid w:val="00850A1D"/>
    <w:rsid w:val="00851C34"/>
    <w:rsid w:val="00852A6C"/>
    <w:rsid w:val="0085433A"/>
    <w:rsid w:val="008563B7"/>
    <w:rsid w:val="008574EC"/>
    <w:rsid w:val="00857A23"/>
    <w:rsid w:val="00860238"/>
    <w:rsid w:val="0086041E"/>
    <w:rsid w:val="00863DDD"/>
    <w:rsid w:val="00863E79"/>
    <w:rsid w:val="008704B8"/>
    <w:rsid w:val="00870E45"/>
    <w:rsid w:val="0087149D"/>
    <w:rsid w:val="00871C65"/>
    <w:rsid w:val="00871DC2"/>
    <w:rsid w:val="00871EC2"/>
    <w:rsid w:val="008753FB"/>
    <w:rsid w:val="008766C3"/>
    <w:rsid w:val="00876877"/>
    <w:rsid w:val="008778F5"/>
    <w:rsid w:val="00881C62"/>
    <w:rsid w:val="00883E9D"/>
    <w:rsid w:val="00884E40"/>
    <w:rsid w:val="00887209"/>
    <w:rsid w:val="008876CC"/>
    <w:rsid w:val="008878BA"/>
    <w:rsid w:val="008904C8"/>
    <w:rsid w:val="00891052"/>
    <w:rsid w:val="0089338D"/>
    <w:rsid w:val="00894625"/>
    <w:rsid w:val="008946C1"/>
    <w:rsid w:val="0089496A"/>
    <w:rsid w:val="00896677"/>
    <w:rsid w:val="00896CB1"/>
    <w:rsid w:val="00896D3A"/>
    <w:rsid w:val="008A1005"/>
    <w:rsid w:val="008A1352"/>
    <w:rsid w:val="008A6176"/>
    <w:rsid w:val="008A712E"/>
    <w:rsid w:val="008B214B"/>
    <w:rsid w:val="008B2251"/>
    <w:rsid w:val="008B3310"/>
    <w:rsid w:val="008B3413"/>
    <w:rsid w:val="008B39B9"/>
    <w:rsid w:val="008B3F28"/>
    <w:rsid w:val="008B4070"/>
    <w:rsid w:val="008B56E8"/>
    <w:rsid w:val="008C12AD"/>
    <w:rsid w:val="008C169F"/>
    <w:rsid w:val="008C1CFE"/>
    <w:rsid w:val="008C3C07"/>
    <w:rsid w:val="008C3C34"/>
    <w:rsid w:val="008C3D9E"/>
    <w:rsid w:val="008C50C9"/>
    <w:rsid w:val="008C53DB"/>
    <w:rsid w:val="008C5D23"/>
    <w:rsid w:val="008C65BE"/>
    <w:rsid w:val="008C6FBF"/>
    <w:rsid w:val="008D47C3"/>
    <w:rsid w:val="008D49D2"/>
    <w:rsid w:val="008D4D75"/>
    <w:rsid w:val="008D5721"/>
    <w:rsid w:val="008D5D68"/>
    <w:rsid w:val="008D5D9F"/>
    <w:rsid w:val="008D7723"/>
    <w:rsid w:val="008D7CC2"/>
    <w:rsid w:val="008E20DD"/>
    <w:rsid w:val="008E2241"/>
    <w:rsid w:val="008E276E"/>
    <w:rsid w:val="008E2A55"/>
    <w:rsid w:val="008E4C32"/>
    <w:rsid w:val="008E4D14"/>
    <w:rsid w:val="008E6BEA"/>
    <w:rsid w:val="008F2CA6"/>
    <w:rsid w:val="008F2E72"/>
    <w:rsid w:val="008F709D"/>
    <w:rsid w:val="008F7666"/>
    <w:rsid w:val="00901DC3"/>
    <w:rsid w:val="00902670"/>
    <w:rsid w:val="0090299C"/>
    <w:rsid w:val="009029C9"/>
    <w:rsid w:val="00903537"/>
    <w:rsid w:val="00904E2A"/>
    <w:rsid w:val="0090717E"/>
    <w:rsid w:val="00907F4F"/>
    <w:rsid w:val="0091073B"/>
    <w:rsid w:val="0091083C"/>
    <w:rsid w:val="00912047"/>
    <w:rsid w:val="00912CFB"/>
    <w:rsid w:val="00913384"/>
    <w:rsid w:val="00913B02"/>
    <w:rsid w:val="00914EF5"/>
    <w:rsid w:val="009156BE"/>
    <w:rsid w:val="00920BBF"/>
    <w:rsid w:val="00921D40"/>
    <w:rsid w:val="0092472C"/>
    <w:rsid w:val="009279B5"/>
    <w:rsid w:val="00927A76"/>
    <w:rsid w:val="00927EC6"/>
    <w:rsid w:val="00930086"/>
    <w:rsid w:val="009322A1"/>
    <w:rsid w:val="0093374A"/>
    <w:rsid w:val="009341FB"/>
    <w:rsid w:val="0093504D"/>
    <w:rsid w:val="009361AF"/>
    <w:rsid w:val="0093621A"/>
    <w:rsid w:val="00936435"/>
    <w:rsid w:val="00936B49"/>
    <w:rsid w:val="0094009C"/>
    <w:rsid w:val="009414DD"/>
    <w:rsid w:val="0094152C"/>
    <w:rsid w:val="00944567"/>
    <w:rsid w:val="009450D4"/>
    <w:rsid w:val="009452B1"/>
    <w:rsid w:val="009465DD"/>
    <w:rsid w:val="009476BA"/>
    <w:rsid w:val="0095005B"/>
    <w:rsid w:val="00950469"/>
    <w:rsid w:val="009549D5"/>
    <w:rsid w:val="00960A0B"/>
    <w:rsid w:val="00960D03"/>
    <w:rsid w:val="009619F9"/>
    <w:rsid w:val="00962157"/>
    <w:rsid w:val="00962E03"/>
    <w:rsid w:val="00963242"/>
    <w:rsid w:val="00963692"/>
    <w:rsid w:val="00963A4F"/>
    <w:rsid w:val="00965676"/>
    <w:rsid w:val="00967013"/>
    <w:rsid w:val="009674EA"/>
    <w:rsid w:val="0097008E"/>
    <w:rsid w:val="009701E0"/>
    <w:rsid w:val="009713FD"/>
    <w:rsid w:val="00972C4E"/>
    <w:rsid w:val="009731CA"/>
    <w:rsid w:val="0097693B"/>
    <w:rsid w:val="009772F1"/>
    <w:rsid w:val="00980403"/>
    <w:rsid w:val="00980C8B"/>
    <w:rsid w:val="00980C96"/>
    <w:rsid w:val="00981ED4"/>
    <w:rsid w:val="00983AD3"/>
    <w:rsid w:val="00984A37"/>
    <w:rsid w:val="00987689"/>
    <w:rsid w:val="009905EE"/>
    <w:rsid w:val="009929A1"/>
    <w:rsid w:val="009930F4"/>
    <w:rsid w:val="0099314D"/>
    <w:rsid w:val="0099627C"/>
    <w:rsid w:val="009964C2"/>
    <w:rsid w:val="009977BC"/>
    <w:rsid w:val="009A0AC0"/>
    <w:rsid w:val="009A297F"/>
    <w:rsid w:val="009A29F8"/>
    <w:rsid w:val="009A38B4"/>
    <w:rsid w:val="009A47B9"/>
    <w:rsid w:val="009A5B45"/>
    <w:rsid w:val="009A65A7"/>
    <w:rsid w:val="009A6D02"/>
    <w:rsid w:val="009A6FA1"/>
    <w:rsid w:val="009A7ECB"/>
    <w:rsid w:val="009B1B19"/>
    <w:rsid w:val="009B2DF1"/>
    <w:rsid w:val="009B3498"/>
    <w:rsid w:val="009C0D3F"/>
    <w:rsid w:val="009C141E"/>
    <w:rsid w:val="009C1D5C"/>
    <w:rsid w:val="009C27CE"/>
    <w:rsid w:val="009C5990"/>
    <w:rsid w:val="009C73A0"/>
    <w:rsid w:val="009D0075"/>
    <w:rsid w:val="009D196A"/>
    <w:rsid w:val="009D1AAC"/>
    <w:rsid w:val="009D2200"/>
    <w:rsid w:val="009D3FB0"/>
    <w:rsid w:val="009D46A5"/>
    <w:rsid w:val="009D5AC7"/>
    <w:rsid w:val="009D64E7"/>
    <w:rsid w:val="009E0599"/>
    <w:rsid w:val="009E0B34"/>
    <w:rsid w:val="009E35A8"/>
    <w:rsid w:val="009E364D"/>
    <w:rsid w:val="009E3C6C"/>
    <w:rsid w:val="009E3E13"/>
    <w:rsid w:val="009E4764"/>
    <w:rsid w:val="009E47F4"/>
    <w:rsid w:val="009E4C9C"/>
    <w:rsid w:val="009E4E07"/>
    <w:rsid w:val="009E514B"/>
    <w:rsid w:val="009E5D87"/>
    <w:rsid w:val="009E6518"/>
    <w:rsid w:val="009E6F62"/>
    <w:rsid w:val="009F0451"/>
    <w:rsid w:val="009F2039"/>
    <w:rsid w:val="009F2168"/>
    <w:rsid w:val="009F24B8"/>
    <w:rsid w:val="009F28B6"/>
    <w:rsid w:val="009F6523"/>
    <w:rsid w:val="009F7B5A"/>
    <w:rsid w:val="009F7BE9"/>
    <w:rsid w:val="00A00063"/>
    <w:rsid w:val="00A0034D"/>
    <w:rsid w:val="00A00463"/>
    <w:rsid w:val="00A00ACE"/>
    <w:rsid w:val="00A02A28"/>
    <w:rsid w:val="00A069CE"/>
    <w:rsid w:val="00A0750F"/>
    <w:rsid w:val="00A078D3"/>
    <w:rsid w:val="00A1067B"/>
    <w:rsid w:val="00A11370"/>
    <w:rsid w:val="00A11758"/>
    <w:rsid w:val="00A12677"/>
    <w:rsid w:val="00A14E39"/>
    <w:rsid w:val="00A15734"/>
    <w:rsid w:val="00A15D5C"/>
    <w:rsid w:val="00A16090"/>
    <w:rsid w:val="00A20806"/>
    <w:rsid w:val="00A2232F"/>
    <w:rsid w:val="00A22A14"/>
    <w:rsid w:val="00A2763A"/>
    <w:rsid w:val="00A30209"/>
    <w:rsid w:val="00A30AC5"/>
    <w:rsid w:val="00A318BD"/>
    <w:rsid w:val="00A31D2C"/>
    <w:rsid w:val="00A32443"/>
    <w:rsid w:val="00A3371D"/>
    <w:rsid w:val="00A33F74"/>
    <w:rsid w:val="00A34AAE"/>
    <w:rsid w:val="00A34F48"/>
    <w:rsid w:val="00A36432"/>
    <w:rsid w:val="00A40656"/>
    <w:rsid w:val="00A40E4F"/>
    <w:rsid w:val="00A41079"/>
    <w:rsid w:val="00A41C3F"/>
    <w:rsid w:val="00A42658"/>
    <w:rsid w:val="00A43EE3"/>
    <w:rsid w:val="00A45662"/>
    <w:rsid w:val="00A50461"/>
    <w:rsid w:val="00A50931"/>
    <w:rsid w:val="00A52D19"/>
    <w:rsid w:val="00A533C3"/>
    <w:rsid w:val="00A53898"/>
    <w:rsid w:val="00A54A8E"/>
    <w:rsid w:val="00A55EFB"/>
    <w:rsid w:val="00A56146"/>
    <w:rsid w:val="00A567E6"/>
    <w:rsid w:val="00A60212"/>
    <w:rsid w:val="00A619B8"/>
    <w:rsid w:val="00A61E83"/>
    <w:rsid w:val="00A628CF"/>
    <w:rsid w:val="00A64614"/>
    <w:rsid w:val="00A65639"/>
    <w:rsid w:val="00A66C22"/>
    <w:rsid w:val="00A677E4"/>
    <w:rsid w:val="00A702E8"/>
    <w:rsid w:val="00A70874"/>
    <w:rsid w:val="00A713FA"/>
    <w:rsid w:val="00A719F4"/>
    <w:rsid w:val="00A76882"/>
    <w:rsid w:val="00A77324"/>
    <w:rsid w:val="00A777F4"/>
    <w:rsid w:val="00A801FE"/>
    <w:rsid w:val="00A80BC2"/>
    <w:rsid w:val="00A80D54"/>
    <w:rsid w:val="00A814B0"/>
    <w:rsid w:val="00A81C4F"/>
    <w:rsid w:val="00A81CB8"/>
    <w:rsid w:val="00A82B85"/>
    <w:rsid w:val="00A83490"/>
    <w:rsid w:val="00A84355"/>
    <w:rsid w:val="00A84738"/>
    <w:rsid w:val="00A85836"/>
    <w:rsid w:val="00A874E2"/>
    <w:rsid w:val="00A8766B"/>
    <w:rsid w:val="00A920D1"/>
    <w:rsid w:val="00A93883"/>
    <w:rsid w:val="00A941C7"/>
    <w:rsid w:val="00A94298"/>
    <w:rsid w:val="00A948BB"/>
    <w:rsid w:val="00A96352"/>
    <w:rsid w:val="00A96701"/>
    <w:rsid w:val="00A97BC5"/>
    <w:rsid w:val="00AA0588"/>
    <w:rsid w:val="00AA146A"/>
    <w:rsid w:val="00AA2D21"/>
    <w:rsid w:val="00AA3093"/>
    <w:rsid w:val="00AA6140"/>
    <w:rsid w:val="00AA743C"/>
    <w:rsid w:val="00AA7BEB"/>
    <w:rsid w:val="00AB04DA"/>
    <w:rsid w:val="00AB1BA3"/>
    <w:rsid w:val="00AB234B"/>
    <w:rsid w:val="00AB23BE"/>
    <w:rsid w:val="00AB2635"/>
    <w:rsid w:val="00AB34CE"/>
    <w:rsid w:val="00AB4638"/>
    <w:rsid w:val="00AB722E"/>
    <w:rsid w:val="00AB7230"/>
    <w:rsid w:val="00AC0ED5"/>
    <w:rsid w:val="00AC258A"/>
    <w:rsid w:val="00AC4EDB"/>
    <w:rsid w:val="00AC5CDE"/>
    <w:rsid w:val="00AD0A7E"/>
    <w:rsid w:val="00AD0EEE"/>
    <w:rsid w:val="00AD1EF9"/>
    <w:rsid w:val="00AD28B1"/>
    <w:rsid w:val="00AD29E7"/>
    <w:rsid w:val="00AD4173"/>
    <w:rsid w:val="00AD4659"/>
    <w:rsid w:val="00AD489E"/>
    <w:rsid w:val="00AD5FC6"/>
    <w:rsid w:val="00AD6F9F"/>
    <w:rsid w:val="00AD7F4B"/>
    <w:rsid w:val="00AE241A"/>
    <w:rsid w:val="00AE4884"/>
    <w:rsid w:val="00AE5DFE"/>
    <w:rsid w:val="00AE6279"/>
    <w:rsid w:val="00AE671B"/>
    <w:rsid w:val="00AE6C89"/>
    <w:rsid w:val="00AE7C5A"/>
    <w:rsid w:val="00AF1021"/>
    <w:rsid w:val="00AF1BEE"/>
    <w:rsid w:val="00AF217F"/>
    <w:rsid w:val="00AF27C7"/>
    <w:rsid w:val="00AF2CC4"/>
    <w:rsid w:val="00AF32F4"/>
    <w:rsid w:val="00AF3AA7"/>
    <w:rsid w:val="00AF4093"/>
    <w:rsid w:val="00AF47C9"/>
    <w:rsid w:val="00AF5165"/>
    <w:rsid w:val="00AF51C5"/>
    <w:rsid w:val="00AF6A90"/>
    <w:rsid w:val="00AF7CEA"/>
    <w:rsid w:val="00B03698"/>
    <w:rsid w:val="00B05EC9"/>
    <w:rsid w:val="00B06E13"/>
    <w:rsid w:val="00B10452"/>
    <w:rsid w:val="00B10DC6"/>
    <w:rsid w:val="00B134D9"/>
    <w:rsid w:val="00B13A93"/>
    <w:rsid w:val="00B142B2"/>
    <w:rsid w:val="00B145FC"/>
    <w:rsid w:val="00B14C68"/>
    <w:rsid w:val="00B150BC"/>
    <w:rsid w:val="00B1572B"/>
    <w:rsid w:val="00B164C4"/>
    <w:rsid w:val="00B16F88"/>
    <w:rsid w:val="00B20EC2"/>
    <w:rsid w:val="00B24F9A"/>
    <w:rsid w:val="00B254A8"/>
    <w:rsid w:val="00B25D2D"/>
    <w:rsid w:val="00B30CA7"/>
    <w:rsid w:val="00B3249C"/>
    <w:rsid w:val="00B338FE"/>
    <w:rsid w:val="00B35943"/>
    <w:rsid w:val="00B37372"/>
    <w:rsid w:val="00B4011D"/>
    <w:rsid w:val="00B402F9"/>
    <w:rsid w:val="00B407F7"/>
    <w:rsid w:val="00B40FA2"/>
    <w:rsid w:val="00B40FE7"/>
    <w:rsid w:val="00B4242C"/>
    <w:rsid w:val="00B42799"/>
    <w:rsid w:val="00B431C7"/>
    <w:rsid w:val="00B461B0"/>
    <w:rsid w:val="00B4666B"/>
    <w:rsid w:val="00B5059F"/>
    <w:rsid w:val="00B50653"/>
    <w:rsid w:val="00B51EE3"/>
    <w:rsid w:val="00B5293A"/>
    <w:rsid w:val="00B53769"/>
    <w:rsid w:val="00B56AF2"/>
    <w:rsid w:val="00B56FF5"/>
    <w:rsid w:val="00B57FA5"/>
    <w:rsid w:val="00B60D8F"/>
    <w:rsid w:val="00B6365F"/>
    <w:rsid w:val="00B64C0C"/>
    <w:rsid w:val="00B64D33"/>
    <w:rsid w:val="00B65F94"/>
    <w:rsid w:val="00B670B9"/>
    <w:rsid w:val="00B7025F"/>
    <w:rsid w:val="00B70627"/>
    <w:rsid w:val="00B70C33"/>
    <w:rsid w:val="00B71221"/>
    <w:rsid w:val="00B71A2E"/>
    <w:rsid w:val="00B71E21"/>
    <w:rsid w:val="00B71EAA"/>
    <w:rsid w:val="00B72788"/>
    <w:rsid w:val="00B72B69"/>
    <w:rsid w:val="00B74FDF"/>
    <w:rsid w:val="00B75C77"/>
    <w:rsid w:val="00B75EA7"/>
    <w:rsid w:val="00B776B8"/>
    <w:rsid w:val="00B84455"/>
    <w:rsid w:val="00B86DE2"/>
    <w:rsid w:val="00B90987"/>
    <w:rsid w:val="00B950D9"/>
    <w:rsid w:val="00B9710A"/>
    <w:rsid w:val="00B972BD"/>
    <w:rsid w:val="00B97D5E"/>
    <w:rsid w:val="00BA0B73"/>
    <w:rsid w:val="00BA1E7B"/>
    <w:rsid w:val="00BA208B"/>
    <w:rsid w:val="00BA2254"/>
    <w:rsid w:val="00BA23FD"/>
    <w:rsid w:val="00BA3C79"/>
    <w:rsid w:val="00BA4258"/>
    <w:rsid w:val="00BA55D4"/>
    <w:rsid w:val="00BA568A"/>
    <w:rsid w:val="00BA5AF1"/>
    <w:rsid w:val="00BA7A78"/>
    <w:rsid w:val="00BA7CF9"/>
    <w:rsid w:val="00BB0968"/>
    <w:rsid w:val="00BB1DE3"/>
    <w:rsid w:val="00BB635E"/>
    <w:rsid w:val="00BB751D"/>
    <w:rsid w:val="00BB780B"/>
    <w:rsid w:val="00BB788F"/>
    <w:rsid w:val="00BC0B07"/>
    <w:rsid w:val="00BC3001"/>
    <w:rsid w:val="00BC4510"/>
    <w:rsid w:val="00BC4924"/>
    <w:rsid w:val="00BC70DA"/>
    <w:rsid w:val="00BC7B39"/>
    <w:rsid w:val="00BD117B"/>
    <w:rsid w:val="00BD136F"/>
    <w:rsid w:val="00BD22ED"/>
    <w:rsid w:val="00BD23D2"/>
    <w:rsid w:val="00BD2B23"/>
    <w:rsid w:val="00BD5531"/>
    <w:rsid w:val="00BD6327"/>
    <w:rsid w:val="00BE1619"/>
    <w:rsid w:val="00BE27B3"/>
    <w:rsid w:val="00BE28C7"/>
    <w:rsid w:val="00BE2A33"/>
    <w:rsid w:val="00BE2CF2"/>
    <w:rsid w:val="00BE2F93"/>
    <w:rsid w:val="00BE3CC1"/>
    <w:rsid w:val="00BE56D9"/>
    <w:rsid w:val="00BE5947"/>
    <w:rsid w:val="00BE7777"/>
    <w:rsid w:val="00BF1FDD"/>
    <w:rsid w:val="00BF24E2"/>
    <w:rsid w:val="00BF2A96"/>
    <w:rsid w:val="00BF2B09"/>
    <w:rsid w:val="00BF2C1E"/>
    <w:rsid w:val="00BF4C51"/>
    <w:rsid w:val="00BF5AFB"/>
    <w:rsid w:val="00BF7989"/>
    <w:rsid w:val="00C022A2"/>
    <w:rsid w:val="00C0239B"/>
    <w:rsid w:val="00C023F8"/>
    <w:rsid w:val="00C047A1"/>
    <w:rsid w:val="00C07A90"/>
    <w:rsid w:val="00C128E3"/>
    <w:rsid w:val="00C13203"/>
    <w:rsid w:val="00C1368A"/>
    <w:rsid w:val="00C16721"/>
    <w:rsid w:val="00C23FBD"/>
    <w:rsid w:val="00C25A13"/>
    <w:rsid w:val="00C25D02"/>
    <w:rsid w:val="00C25F1A"/>
    <w:rsid w:val="00C260B5"/>
    <w:rsid w:val="00C262A7"/>
    <w:rsid w:val="00C269D6"/>
    <w:rsid w:val="00C27313"/>
    <w:rsid w:val="00C30DCD"/>
    <w:rsid w:val="00C31A61"/>
    <w:rsid w:val="00C3201A"/>
    <w:rsid w:val="00C3226A"/>
    <w:rsid w:val="00C3395B"/>
    <w:rsid w:val="00C3453B"/>
    <w:rsid w:val="00C364CB"/>
    <w:rsid w:val="00C36559"/>
    <w:rsid w:val="00C37990"/>
    <w:rsid w:val="00C40A39"/>
    <w:rsid w:val="00C41B0E"/>
    <w:rsid w:val="00C420CA"/>
    <w:rsid w:val="00C44309"/>
    <w:rsid w:val="00C446E1"/>
    <w:rsid w:val="00C45A21"/>
    <w:rsid w:val="00C469CB"/>
    <w:rsid w:val="00C46D7B"/>
    <w:rsid w:val="00C46FF4"/>
    <w:rsid w:val="00C4799E"/>
    <w:rsid w:val="00C5022D"/>
    <w:rsid w:val="00C50CE6"/>
    <w:rsid w:val="00C51708"/>
    <w:rsid w:val="00C51ADF"/>
    <w:rsid w:val="00C52C9A"/>
    <w:rsid w:val="00C52F1C"/>
    <w:rsid w:val="00C531A8"/>
    <w:rsid w:val="00C548C3"/>
    <w:rsid w:val="00C55BE1"/>
    <w:rsid w:val="00C55F61"/>
    <w:rsid w:val="00C56A7A"/>
    <w:rsid w:val="00C60460"/>
    <w:rsid w:val="00C60DBC"/>
    <w:rsid w:val="00C63400"/>
    <w:rsid w:val="00C6396C"/>
    <w:rsid w:val="00C64047"/>
    <w:rsid w:val="00C64430"/>
    <w:rsid w:val="00C647FD"/>
    <w:rsid w:val="00C64959"/>
    <w:rsid w:val="00C663DE"/>
    <w:rsid w:val="00C67DDD"/>
    <w:rsid w:val="00C72D02"/>
    <w:rsid w:val="00C74EB2"/>
    <w:rsid w:val="00C7574A"/>
    <w:rsid w:val="00C772F1"/>
    <w:rsid w:val="00C80A09"/>
    <w:rsid w:val="00C84091"/>
    <w:rsid w:val="00C85457"/>
    <w:rsid w:val="00C8698E"/>
    <w:rsid w:val="00C87CB8"/>
    <w:rsid w:val="00C908AA"/>
    <w:rsid w:val="00C90E8B"/>
    <w:rsid w:val="00C92485"/>
    <w:rsid w:val="00C93282"/>
    <w:rsid w:val="00C93C3B"/>
    <w:rsid w:val="00C940B3"/>
    <w:rsid w:val="00C95CEB"/>
    <w:rsid w:val="00C96005"/>
    <w:rsid w:val="00C972A6"/>
    <w:rsid w:val="00CA014B"/>
    <w:rsid w:val="00CA3299"/>
    <w:rsid w:val="00CA35B1"/>
    <w:rsid w:val="00CA3F5D"/>
    <w:rsid w:val="00CA58DB"/>
    <w:rsid w:val="00CA5C11"/>
    <w:rsid w:val="00CB1E3D"/>
    <w:rsid w:val="00CB2987"/>
    <w:rsid w:val="00CB2AB0"/>
    <w:rsid w:val="00CB333D"/>
    <w:rsid w:val="00CB4756"/>
    <w:rsid w:val="00CB4838"/>
    <w:rsid w:val="00CB49B3"/>
    <w:rsid w:val="00CB55AD"/>
    <w:rsid w:val="00CB71AC"/>
    <w:rsid w:val="00CB78E9"/>
    <w:rsid w:val="00CC06C1"/>
    <w:rsid w:val="00CC107A"/>
    <w:rsid w:val="00CC17F8"/>
    <w:rsid w:val="00CC2223"/>
    <w:rsid w:val="00CC2AE9"/>
    <w:rsid w:val="00CC371B"/>
    <w:rsid w:val="00CC455E"/>
    <w:rsid w:val="00CC4F5B"/>
    <w:rsid w:val="00CC61CF"/>
    <w:rsid w:val="00CD20DA"/>
    <w:rsid w:val="00CD222F"/>
    <w:rsid w:val="00CD2B9F"/>
    <w:rsid w:val="00CD3456"/>
    <w:rsid w:val="00CD34CD"/>
    <w:rsid w:val="00CD37F6"/>
    <w:rsid w:val="00CD4125"/>
    <w:rsid w:val="00CD4C6C"/>
    <w:rsid w:val="00CD5C08"/>
    <w:rsid w:val="00CD5FB7"/>
    <w:rsid w:val="00CD6296"/>
    <w:rsid w:val="00CD6C0E"/>
    <w:rsid w:val="00CD722B"/>
    <w:rsid w:val="00CE02A9"/>
    <w:rsid w:val="00CE03DA"/>
    <w:rsid w:val="00CE04B0"/>
    <w:rsid w:val="00CE423B"/>
    <w:rsid w:val="00CE5287"/>
    <w:rsid w:val="00CE7058"/>
    <w:rsid w:val="00CE7AB4"/>
    <w:rsid w:val="00CE7E1F"/>
    <w:rsid w:val="00CF0288"/>
    <w:rsid w:val="00CF1B6A"/>
    <w:rsid w:val="00CF33A7"/>
    <w:rsid w:val="00CF4AF5"/>
    <w:rsid w:val="00CF55DC"/>
    <w:rsid w:val="00CF5631"/>
    <w:rsid w:val="00CF591E"/>
    <w:rsid w:val="00CF6FD7"/>
    <w:rsid w:val="00CF7DAE"/>
    <w:rsid w:val="00D00594"/>
    <w:rsid w:val="00D03E6D"/>
    <w:rsid w:val="00D04830"/>
    <w:rsid w:val="00D05282"/>
    <w:rsid w:val="00D05768"/>
    <w:rsid w:val="00D060A0"/>
    <w:rsid w:val="00D0655E"/>
    <w:rsid w:val="00D1024F"/>
    <w:rsid w:val="00D10E32"/>
    <w:rsid w:val="00D14B82"/>
    <w:rsid w:val="00D151A3"/>
    <w:rsid w:val="00D15424"/>
    <w:rsid w:val="00D15B36"/>
    <w:rsid w:val="00D20F7D"/>
    <w:rsid w:val="00D22134"/>
    <w:rsid w:val="00D227DE"/>
    <w:rsid w:val="00D22837"/>
    <w:rsid w:val="00D235DA"/>
    <w:rsid w:val="00D23B24"/>
    <w:rsid w:val="00D24AFC"/>
    <w:rsid w:val="00D26FED"/>
    <w:rsid w:val="00D279C4"/>
    <w:rsid w:val="00D30F56"/>
    <w:rsid w:val="00D31B01"/>
    <w:rsid w:val="00D32B60"/>
    <w:rsid w:val="00D36D0A"/>
    <w:rsid w:val="00D3754B"/>
    <w:rsid w:val="00D37D8D"/>
    <w:rsid w:val="00D41598"/>
    <w:rsid w:val="00D44B3D"/>
    <w:rsid w:val="00D44F6F"/>
    <w:rsid w:val="00D45047"/>
    <w:rsid w:val="00D456B9"/>
    <w:rsid w:val="00D47869"/>
    <w:rsid w:val="00D50401"/>
    <w:rsid w:val="00D528C3"/>
    <w:rsid w:val="00D52900"/>
    <w:rsid w:val="00D53E80"/>
    <w:rsid w:val="00D548F7"/>
    <w:rsid w:val="00D558C4"/>
    <w:rsid w:val="00D572FC"/>
    <w:rsid w:val="00D577C3"/>
    <w:rsid w:val="00D60DC4"/>
    <w:rsid w:val="00D61C96"/>
    <w:rsid w:val="00D62160"/>
    <w:rsid w:val="00D63BEB"/>
    <w:rsid w:val="00D641A6"/>
    <w:rsid w:val="00D642DC"/>
    <w:rsid w:val="00D675FC"/>
    <w:rsid w:val="00D6797F"/>
    <w:rsid w:val="00D703DA"/>
    <w:rsid w:val="00D70619"/>
    <w:rsid w:val="00D70ABD"/>
    <w:rsid w:val="00D73856"/>
    <w:rsid w:val="00D74170"/>
    <w:rsid w:val="00D74925"/>
    <w:rsid w:val="00D751E4"/>
    <w:rsid w:val="00D75D74"/>
    <w:rsid w:val="00D80771"/>
    <w:rsid w:val="00D826F6"/>
    <w:rsid w:val="00D8412F"/>
    <w:rsid w:val="00D85966"/>
    <w:rsid w:val="00D85CBC"/>
    <w:rsid w:val="00D86D35"/>
    <w:rsid w:val="00D90821"/>
    <w:rsid w:val="00D91FA0"/>
    <w:rsid w:val="00D93273"/>
    <w:rsid w:val="00D93CE2"/>
    <w:rsid w:val="00D93EF6"/>
    <w:rsid w:val="00D955AB"/>
    <w:rsid w:val="00D977B1"/>
    <w:rsid w:val="00D97A27"/>
    <w:rsid w:val="00DA00E6"/>
    <w:rsid w:val="00DA0B93"/>
    <w:rsid w:val="00DA0E5F"/>
    <w:rsid w:val="00DA1F4D"/>
    <w:rsid w:val="00DA2756"/>
    <w:rsid w:val="00DA2CB7"/>
    <w:rsid w:val="00DA443E"/>
    <w:rsid w:val="00DA48AE"/>
    <w:rsid w:val="00DB62B4"/>
    <w:rsid w:val="00DB67AD"/>
    <w:rsid w:val="00DB698E"/>
    <w:rsid w:val="00DB722D"/>
    <w:rsid w:val="00DC0A23"/>
    <w:rsid w:val="00DC0B2C"/>
    <w:rsid w:val="00DC19E2"/>
    <w:rsid w:val="00DC2C62"/>
    <w:rsid w:val="00DC30FC"/>
    <w:rsid w:val="00DC411E"/>
    <w:rsid w:val="00DC7006"/>
    <w:rsid w:val="00DC7BD9"/>
    <w:rsid w:val="00DD0091"/>
    <w:rsid w:val="00DD19DA"/>
    <w:rsid w:val="00DD1B96"/>
    <w:rsid w:val="00DD21DE"/>
    <w:rsid w:val="00DD27C5"/>
    <w:rsid w:val="00DD32A6"/>
    <w:rsid w:val="00DD3763"/>
    <w:rsid w:val="00DD442D"/>
    <w:rsid w:val="00DD4D9A"/>
    <w:rsid w:val="00DD537C"/>
    <w:rsid w:val="00DD5A3D"/>
    <w:rsid w:val="00DD5B6B"/>
    <w:rsid w:val="00DD6BED"/>
    <w:rsid w:val="00DD7F17"/>
    <w:rsid w:val="00DD7F44"/>
    <w:rsid w:val="00DE194E"/>
    <w:rsid w:val="00DE240E"/>
    <w:rsid w:val="00DE6A91"/>
    <w:rsid w:val="00DE6C2D"/>
    <w:rsid w:val="00DF0C03"/>
    <w:rsid w:val="00DF1601"/>
    <w:rsid w:val="00DF23BA"/>
    <w:rsid w:val="00DF3362"/>
    <w:rsid w:val="00DF3521"/>
    <w:rsid w:val="00DF3C05"/>
    <w:rsid w:val="00DF4805"/>
    <w:rsid w:val="00DF4E11"/>
    <w:rsid w:val="00DF4E62"/>
    <w:rsid w:val="00DF52BE"/>
    <w:rsid w:val="00E000E5"/>
    <w:rsid w:val="00E03219"/>
    <w:rsid w:val="00E05307"/>
    <w:rsid w:val="00E05388"/>
    <w:rsid w:val="00E05972"/>
    <w:rsid w:val="00E06FD3"/>
    <w:rsid w:val="00E0778B"/>
    <w:rsid w:val="00E12ADD"/>
    <w:rsid w:val="00E12B7F"/>
    <w:rsid w:val="00E13BE5"/>
    <w:rsid w:val="00E1479C"/>
    <w:rsid w:val="00E14906"/>
    <w:rsid w:val="00E15A73"/>
    <w:rsid w:val="00E227B0"/>
    <w:rsid w:val="00E25DC9"/>
    <w:rsid w:val="00E2651B"/>
    <w:rsid w:val="00E2721F"/>
    <w:rsid w:val="00E2774D"/>
    <w:rsid w:val="00E314CD"/>
    <w:rsid w:val="00E31AB2"/>
    <w:rsid w:val="00E33013"/>
    <w:rsid w:val="00E33BD4"/>
    <w:rsid w:val="00E34981"/>
    <w:rsid w:val="00E35549"/>
    <w:rsid w:val="00E366D7"/>
    <w:rsid w:val="00E3765B"/>
    <w:rsid w:val="00E412A0"/>
    <w:rsid w:val="00E422F9"/>
    <w:rsid w:val="00E42F4A"/>
    <w:rsid w:val="00E4441B"/>
    <w:rsid w:val="00E461C5"/>
    <w:rsid w:val="00E467AC"/>
    <w:rsid w:val="00E475DD"/>
    <w:rsid w:val="00E504A2"/>
    <w:rsid w:val="00E50DF0"/>
    <w:rsid w:val="00E515CD"/>
    <w:rsid w:val="00E541C5"/>
    <w:rsid w:val="00E542A5"/>
    <w:rsid w:val="00E544EE"/>
    <w:rsid w:val="00E5532B"/>
    <w:rsid w:val="00E55452"/>
    <w:rsid w:val="00E5761D"/>
    <w:rsid w:val="00E6001C"/>
    <w:rsid w:val="00E6010C"/>
    <w:rsid w:val="00E608B7"/>
    <w:rsid w:val="00E61776"/>
    <w:rsid w:val="00E62E59"/>
    <w:rsid w:val="00E645E5"/>
    <w:rsid w:val="00E65392"/>
    <w:rsid w:val="00E65608"/>
    <w:rsid w:val="00E66A8E"/>
    <w:rsid w:val="00E7050A"/>
    <w:rsid w:val="00E73B0E"/>
    <w:rsid w:val="00E7574D"/>
    <w:rsid w:val="00E778FD"/>
    <w:rsid w:val="00E85147"/>
    <w:rsid w:val="00E85549"/>
    <w:rsid w:val="00E865D3"/>
    <w:rsid w:val="00E86964"/>
    <w:rsid w:val="00E875BF"/>
    <w:rsid w:val="00E87CFA"/>
    <w:rsid w:val="00E9057F"/>
    <w:rsid w:val="00E952EE"/>
    <w:rsid w:val="00E95631"/>
    <w:rsid w:val="00E966E5"/>
    <w:rsid w:val="00E96FD2"/>
    <w:rsid w:val="00E971CC"/>
    <w:rsid w:val="00EA1E4A"/>
    <w:rsid w:val="00EA20E8"/>
    <w:rsid w:val="00EA27A6"/>
    <w:rsid w:val="00EA286C"/>
    <w:rsid w:val="00EA3667"/>
    <w:rsid w:val="00EA3848"/>
    <w:rsid w:val="00EA3A8A"/>
    <w:rsid w:val="00EA5E1E"/>
    <w:rsid w:val="00EA6B26"/>
    <w:rsid w:val="00EA7981"/>
    <w:rsid w:val="00EB01F8"/>
    <w:rsid w:val="00EB0967"/>
    <w:rsid w:val="00EB0D61"/>
    <w:rsid w:val="00EB0F55"/>
    <w:rsid w:val="00EB2E49"/>
    <w:rsid w:val="00EB4C32"/>
    <w:rsid w:val="00EB57CA"/>
    <w:rsid w:val="00EB658E"/>
    <w:rsid w:val="00EC0E63"/>
    <w:rsid w:val="00EC118A"/>
    <w:rsid w:val="00EC11E1"/>
    <w:rsid w:val="00EC1382"/>
    <w:rsid w:val="00EC25B7"/>
    <w:rsid w:val="00EC4168"/>
    <w:rsid w:val="00EC5120"/>
    <w:rsid w:val="00EC6B50"/>
    <w:rsid w:val="00EC7652"/>
    <w:rsid w:val="00ED029D"/>
    <w:rsid w:val="00ED16C3"/>
    <w:rsid w:val="00ED2A87"/>
    <w:rsid w:val="00ED3E44"/>
    <w:rsid w:val="00ED432A"/>
    <w:rsid w:val="00ED4735"/>
    <w:rsid w:val="00ED48AA"/>
    <w:rsid w:val="00ED565D"/>
    <w:rsid w:val="00ED6F56"/>
    <w:rsid w:val="00ED70A1"/>
    <w:rsid w:val="00ED7928"/>
    <w:rsid w:val="00EE065F"/>
    <w:rsid w:val="00EE125C"/>
    <w:rsid w:val="00EE34FF"/>
    <w:rsid w:val="00EE3D3E"/>
    <w:rsid w:val="00EE561A"/>
    <w:rsid w:val="00EE5FF7"/>
    <w:rsid w:val="00EE6280"/>
    <w:rsid w:val="00EE6A4A"/>
    <w:rsid w:val="00EF17A5"/>
    <w:rsid w:val="00EF1B89"/>
    <w:rsid w:val="00EF29E6"/>
    <w:rsid w:val="00EF3C38"/>
    <w:rsid w:val="00EF5118"/>
    <w:rsid w:val="00EF5C55"/>
    <w:rsid w:val="00F00427"/>
    <w:rsid w:val="00F0237B"/>
    <w:rsid w:val="00F02694"/>
    <w:rsid w:val="00F03D00"/>
    <w:rsid w:val="00F03DB6"/>
    <w:rsid w:val="00F059D5"/>
    <w:rsid w:val="00F06EEC"/>
    <w:rsid w:val="00F07805"/>
    <w:rsid w:val="00F100EB"/>
    <w:rsid w:val="00F10A7B"/>
    <w:rsid w:val="00F10EB7"/>
    <w:rsid w:val="00F11613"/>
    <w:rsid w:val="00F12CE1"/>
    <w:rsid w:val="00F13CAB"/>
    <w:rsid w:val="00F13FE0"/>
    <w:rsid w:val="00F143EC"/>
    <w:rsid w:val="00F14C23"/>
    <w:rsid w:val="00F1727F"/>
    <w:rsid w:val="00F17F86"/>
    <w:rsid w:val="00F2481A"/>
    <w:rsid w:val="00F24BBC"/>
    <w:rsid w:val="00F24ED0"/>
    <w:rsid w:val="00F25F13"/>
    <w:rsid w:val="00F25FE2"/>
    <w:rsid w:val="00F27D22"/>
    <w:rsid w:val="00F27F34"/>
    <w:rsid w:val="00F31E00"/>
    <w:rsid w:val="00F32064"/>
    <w:rsid w:val="00F32E9D"/>
    <w:rsid w:val="00F332F9"/>
    <w:rsid w:val="00F33561"/>
    <w:rsid w:val="00F34563"/>
    <w:rsid w:val="00F3460C"/>
    <w:rsid w:val="00F370CD"/>
    <w:rsid w:val="00F407D1"/>
    <w:rsid w:val="00F40D75"/>
    <w:rsid w:val="00F41570"/>
    <w:rsid w:val="00F418FE"/>
    <w:rsid w:val="00F42658"/>
    <w:rsid w:val="00F46F34"/>
    <w:rsid w:val="00F4768B"/>
    <w:rsid w:val="00F50482"/>
    <w:rsid w:val="00F512E6"/>
    <w:rsid w:val="00F51637"/>
    <w:rsid w:val="00F53501"/>
    <w:rsid w:val="00F5399E"/>
    <w:rsid w:val="00F54228"/>
    <w:rsid w:val="00F54DFA"/>
    <w:rsid w:val="00F551E0"/>
    <w:rsid w:val="00F55516"/>
    <w:rsid w:val="00F55883"/>
    <w:rsid w:val="00F559AF"/>
    <w:rsid w:val="00F575FD"/>
    <w:rsid w:val="00F60B37"/>
    <w:rsid w:val="00F60B5A"/>
    <w:rsid w:val="00F6115D"/>
    <w:rsid w:val="00F61912"/>
    <w:rsid w:val="00F62415"/>
    <w:rsid w:val="00F66D7B"/>
    <w:rsid w:val="00F66E9B"/>
    <w:rsid w:val="00F67BAD"/>
    <w:rsid w:val="00F73AC5"/>
    <w:rsid w:val="00F74D66"/>
    <w:rsid w:val="00F7610E"/>
    <w:rsid w:val="00F76318"/>
    <w:rsid w:val="00F83526"/>
    <w:rsid w:val="00F83809"/>
    <w:rsid w:val="00F83991"/>
    <w:rsid w:val="00F85C74"/>
    <w:rsid w:val="00F8697A"/>
    <w:rsid w:val="00F86ABF"/>
    <w:rsid w:val="00F8715D"/>
    <w:rsid w:val="00F87673"/>
    <w:rsid w:val="00F91344"/>
    <w:rsid w:val="00F91D58"/>
    <w:rsid w:val="00F93050"/>
    <w:rsid w:val="00F93147"/>
    <w:rsid w:val="00F93166"/>
    <w:rsid w:val="00F93C65"/>
    <w:rsid w:val="00F95004"/>
    <w:rsid w:val="00F9538D"/>
    <w:rsid w:val="00FA0306"/>
    <w:rsid w:val="00FA080E"/>
    <w:rsid w:val="00FA1B4F"/>
    <w:rsid w:val="00FA1F21"/>
    <w:rsid w:val="00FA5E62"/>
    <w:rsid w:val="00FA6ED9"/>
    <w:rsid w:val="00FA7467"/>
    <w:rsid w:val="00FA75A3"/>
    <w:rsid w:val="00FA77FD"/>
    <w:rsid w:val="00FB0CDE"/>
    <w:rsid w:val="00FB1727"/>
    <w:rsid w:val="00FB1F55"/>
    <w:rsid w:val="00FB32E3"/>
    <w:rsid w:val="00FB3A50"/>
    <w:rsid w:val="00FB4F3B"/>
    <w:rsid w:val="00FB5118"/>
    <w:rsid w:val="00FB52D5"/>
    <w:rsid w:val="00FB63D9"/>
    <w:rsid w:val="00FC161C"/>
    <w:rsid w:val="00FC26EE"/>
    <w:rsid w:val="00FC2A12"/>
    <w:rsid w:val="00FC2A9D"/>
    <w:rsid w:val="00FC3034"/>
    <w:rsid w:val="00FC40B8"/>
    <w:rsid w:val="00FC493D"/>
    <w:rsid w:val="00FC4EC3"/>
    <w:rsid w:val="00FC5DC6"/>
    <w:rsid w:val="00FC740A"/>
    <w:rsid w:val="00FC77DD"/>
    <w:rsid w:val="00FD3CB5"/>
    <w:rsid w:val="00FD52A9"/>
    <w:rsid w:val="00FD53CE"/>
    <w:rsid w:val="00FD79A4"/>
    <w:rsid w:val="00FE0C96"/>
    <w:rsid w:val="00FE1BEC"/>
    <w:rsid w:val="00FE3701"/>
    <w:rsid w:val="00FE4F79"/>
    <w:rsid w:val="00FE729C"/>
    <w:rsid w:val="00FE7EDC"/>
    <w:rsid w:val="00FF281A"/>
    <w:rsid w:val="00FF3D2D"/>
    <w:rsid w:val="00FF3F2F"/>
    <w:rsid w:val="00FF426A"/>
    <w:rsid w:val="00FF4571"/>
    <w:rsid w:val="00FF4F0B"/>
    <w:rsid w:val="00FF5731"/>
    <w:rsid w:val="00FF5B0E"/>
    <w:rsid w:val="00FF6C07"/>
    <w:rsid w:val="00FF6EBE"/>
    <w:rsid w:val="00FF756D"/>
    <w:rsid w:val="05ABAEE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1BFCFF"/>
  <w15:docId w15:val="{BCA84E33-D1D7-4105-99CB-224E6502D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146A"/>
    <w:pPr>
      <w:widowControl w:val="0"/>
      <w:jc w:val="both"/>
    </w:pPr>
    <w:rPr>
      <w:kern w:val="2"/>
      <w:sz w:val="24"/>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3A93"/>
    <w:pPr>
      <w:tabs>
        <w:tab w:val="center" w:pos="4153"/>
        <w:tab w:val="right" w:pos="8306"/>
      </w:tabs>
      <w:snapToGrid w:val="0"/>
    </w:pPr>
    <w:rPr>
      <w:sz w:val="20"/>
      <w:szCs w:val="20"/>
      <w:lang w:val="x-none" w:eastAsia="x-none"/>
    </w:rPr>
  </w:style>
  <w:style w:type="character" w:customStyle="1" w:styleId="HeaderChar">
    <w:name w:val="Header Char"/>
    <w:link w:val="Header"/>
    <w:uiPriority w:val="99"/>
    <w:rsid w:val="00B13A93"/>
    <w:rPr>
      <w:kern w:val="2"/>
    </w:rPr>
  </w:style>
  <w:style w:type="paragraph" w:styleId="Footer">
    <w:name w:val="footer"/>
    <w:basedOn w:val="Normal"/>
    <w:link w:val="FooterChar"/>
    <w:uiPriority w:val="99"/>
    <w:unhideWhenUsed/>
    <w:rsid w:val="00B13A93"/>
    <w:pPr>
      <w:tabs>
        <w:tab w:val="center" w:pos="4153"/>
        <w:tab w:val="right" w:pos="8306"/>
      </w:tabs>
      <w:snapToGrid w:val="0"/>
    </w:pPr>
    <w:rPr>
      <w:sz w:val="20"/>
      <w:szCs w:val="20"/>
      <w:lang w:val="x-none" w:eastAsia="x-none"/>
    </w:rPr>
  </w:style>
  <w:style w:type="character" w:customStyle="1" w:styleId="FooterChar">
    <w:name w:val="Footer Char"/>
    <w:link w:val="Footer"/>
    <w:uiPriority w:val="99"/>
    <w:rsid w:val="00B13A93"/>
    <w:rPr>
      <w:kern w:val="2"/>
    </w:rPr>
  </w:style>
  <w:style w:type="paragraph" w:styleId="ListParagraph">
    <w:name w:val="List Paragraph"/>
    <w:basedOn w:val="Normal"/>
    <w:uiPriority w:val="34"/>
    <w:qFormat/>
    <w:rsid w:val="00B13A93"/>
    <w:pPr>
      <w:ind w:leftChars="200" w:left="480"/>
    </w:pPr>
  </w:style>
  <w:style w:type="paragraph" w:customStyle="1" w:styleId="3">
    <w:name w:val="樣式3"/>
    <w:basedOn w:val="Normal"/>
    <w:rsid w:val="00B13A93"/>
    <w:pPr>
      <w:adjustRightInd w:val="0"/>
      <w:snapToGrid w:val="0"/>
      <w:spacing w:before="2" w:after="2"/>
      <w:ind w:left="57" w:right="57"/>
      <w:jc w:val="left"/>
    </w:pPr>
    <w:rPr>
      <w:rFonts w:ascii="Times New Roman" w:eastAsia="細明體" w:hAnsi="Times New Roman"/>
      <w:kern w:val="0"/>
      <w:sz w:val="26"/>
      <w:szCs w:val="20"/>
    </w:rPr>
  </w:style>
  <w:style w:type="paragraph" w:styleId="FootnoteText">
    <w:name w:val="footnote text"/>
    <w:basedOn w:val="Normal"/>
    <w:link w:val="FootnoteTextChar"/>
    <w:semiHidden/>
    <w:unhideWhenUsed/>
    <w:rsid w:val="0067707B"/>
    <w:pPr>
      <w:adjustRightInd w:val="0"/>
      <w:snapToGrid w:val="0"/>
      <w:spacing w:before="2" w:after="2"/>
      <w:ind w:left="57" w:right="57"/>
      <w:jc w:val="left"/>
    </w:pPr>
    <w:rPr>
      <w:rFonts w:ascii="Times New Roman" w:eastAsia="細明體" w:hAnsi="Times New Roman"/>
      <w:kern w:val="0"/>
      <w:sz w:val="20"/>
      <w:szCs w:val="20"/>
      <w:lang w:eastAsia="x-none"/>
    </w:rPr>
  </w:style>
  <w:style w:type="character" w:customStyle="1" w:styleId="FootnoteTextChar">
    <w:name w:val="Footnote Text Char"/>
    <w:link w:val="FootnoteText"/>
    <w:semiHidden/>
    <w:rsid w:val="0067707B"/>
    <w:rPr>
      <w:rFonts w:ascii="Times New Roman" w:eastAsia="細明體" w:hAnsi="Times New Roman"/>
      <w:lang w:val="en-GB"/>
    </w:rPr>
  </w:style>
  <w:style w:type="character" w:styleId="FootnoteReference">
    <w:name w:val="footnote reference"/>
    <w:semiHidden/>
    <w:unhideWhenUsed/>
    <w:rsid w:val="0067707B"/>
    <w:rPr>
      <w:vertAlign w:val="superscript"/>
    </w:rPr>
  </w:style>
  <w:style w:type="paragraph" w:styleId="Date">
    <w:name w:val="Date"/>
    <w:basedOn w:val="Normal"/>
    <w:next w:val="Normal"/>
    <w:link w:val="DateChar"/>
    <w:uiPriority w:val="99"/>
    <w:semiHidden/>
    <w:unhideWhenUsed/>
    <w:rsid w:val="008904C8"/>
    <w:pPr>
      <w:jc w:val="right"/>
    </w:pPr>
    <w:rPr>
      <w:lang w:val="x-none" w:eastAsia="x-none"/>
    </w:rPr>
  </w:style>
  <w:style w:type="character" w:customStyle="1" w:styleId="DateChar">
    <w:name w:val="Date Char"/>
    <w:link w:val="Date"/>
    <w:uiPriority w:val="99"/>
    <w:semiHidden/>
    <w:rsid w:val="008904C8"/>
    <w:rPr>
      <w:kern w:val="2"/>
      <w:sz w:val="24"/>
      <w:szCs w:val="22"/>
    </w:rPr>
  </w:style>
  <w:style w:type="table" w:styleId="TableGrid">
    <w:name w:val="Table Grid"/>
    <w:basedOn w:val="TableNormal"/>
    <w:rsid w:val="008904C8"/>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013D1"/>
    <w:rPr>
      <w:rFonts w:ascii="Cambria" w:hAnsi="Cambria"/>
      <w:sz w:val="18"/>
      <w:szCs w:val="18"/>
      <w:lang w:val="x-none" w:eastAsia="x-none"/>
    </w:rPr>
  </w:style>
  <w:style w:type="character" w:customStyle="1" w:styleId="BalloonTextChar">
    <w:name w:val="Balloon Text Char"/>
    <w:link w:val="BalloonText"/>
    <w:uiPriority w:val="99"/>
    <w:semiHidden/>
    <w:rsid w:val="007013D1"/>
    <w:rPr>
      <w:rFonts w:ascii="Cambria" w:eastAsia="新細明體" w:hAnsi="Cambria" w:cs="Times New Roman"/>
      <w:kern w:val="2"/>
      <w:sz w:val="18"/>
      <w:szCs w:val="18"/>
    </w:rPr>
  </w:style>
  <w:style w:type="character" w:styleId="Hyperlink">
    <w:name w:val="Hyperlink"/>
    <w:uiPriority w:val="99"/>
    <w:semiHidden/>
    <w:unhideWhenUsed/>
    <w:rsid w:val="00C63400"/>
    <w:rPr>
      <w:color w:val="0000FF"/>
      <w:u w:val="single"/>
    </w:rPr>
  </w:style>
  <w:style w:type="character" w:customStyle="1" w:styleId="shorttext">
    <w:name w:val="short_text"/>
    <w:basedOn w:val="DefaultParagraphFont"/>
    <w:rsid w:val="00B40FA2"/>
  </w:style>
  <w:style w:type="paragraph" w:customStyle="1" w:styleId="Default">
    <w:name w:val="Default"/>
    <w:rsid w:val="008B4070"/>
    <w:pPr>
      <w:widowControl w:val="0"/>
      <w:autoSpaceDE w:val="0"/>
      <w:autoSpaceDN w:val="0"/>
      <w:adjustRightInd w:val="0"/>
    </w:pPr>
    <w:rPr>
      <w:rFonts w:ascii="DFPMingLight-B5" w:eastAsia="DFPMingLight-B5" w:cs="DFPMingLight-B5"/>
      <w:color w:val="000000"/>
      <w:sz w:val="24"/>
      <w:szCs w:val="24"/>
    </w:rPr>
  </w:style>
  <w:style w:type="character" w:styleId="CommentReference">
    <w:name w:val="annotation reference"/>
    <w:uiPriority w:val="99"/>
    <w:semiHidden/>
    <w:unhideWhenUsed/>
    <w:rsid w:val="00433BDA"/>
    <w:rPr>
      <w:sz w:val="18"/>
      <w:szCs w:val="18"/>
    </w:rPr>
  </w:style>
  <w:style w:type="paragraph" w:styleId="CommentText">
    <w:name w:val="annotation text"/>
    <w:basedOn w:val="Normal"/>
    <w:link w:val="CommentTextChar"/>
    <w:uiPriority w:val="99"/>
    <w:unhideWhenUsed/>
    <w:rsid w:val="00433BDA"/>
    <w:pPr>
      <w:jc w:val="left"/>
    </w:pPr>
    <w:rPr>
      <w:lang w:eastAsia="x-none"/>
    </w:rPr>
  </w:style>
  <w:style w:type="character" w:customStyle="1" w:styleId="CommentTextChar">
    <w:name w:val="Comment Text Char"/>
    <w:link w:val="CommentText"/>
    <w:uiPriority w:val="99"/>
    <w:rsid w:val="00433BDA"/>
    <w:rPr>
      <w:kern w:val="2"/>
      <w:sz w:val="24"/>
      <w:szCs w:val="22"/>
      <w:lang w:val="en-GB"/>
    </w:rPr>
  </w:style>
  <w:style w:type="paragraph" w:styleId="CommentSubject">
    <w:name w:val="annotation subject"/>
    <w:basedOn w:val="CommentText"/>
    <w:next w:val="CommentText"/>
    <w:link w:val="CommentSubjectChar"/>
    <w:uiPriority w:val="99"/>
    <w:semiHidden/>
    <w:unhideWhenUsed/>
    <w:rsid w:val="00433BDA"/>
    <w:rPr>
      <w:b/>
      <w:bCs/>
    </w:rPr>
  </w:style>
  <w:style w:type="character" w:customStyle="1" w:styleId="CommentSubjectChar">
    <w:name w:val="Comment Subject Char"/>
    <w:link w:val="CommentSubject"/>
    <w:uiPriority w:val="99"/>
    <w:semiHidden/>
    <w:rsid w:val="00433BDA"/>
    <w:rPr>
      <w:b/>
      <w:bCs/>
      <w:kern w:val="2"/>
      <w:sz w:val="24"/>
      <w:szCs w:val="22"/>
      <w:lang w:val="en-GB"/>
    </w:rPr>
  </w:style>
  <w:style w:type="paragraph" w:styleId="NoSpacing">
    <w:name w:val="No Spacing"/>
    <w:uiPriority w:val="1"/>
    <w:qFormat/>
    <w:rsid w:val="00433BDA"/>
    <w:pPr>
      <w:widowControl w:val="0"/>
      <w:jc w:val="both"/>
    </w:pPr>
    <w:rPr>
      <w:kern w:val="2"/>
      <w:sz w:val="24"/>
      <w:szCs w:val="22"/>
      <w:lang w:val="en-GB"/>
    </w:rPr>
  </w:style>
  <w:style w:type="paragraph" w:styleId="Revision">
    <w:name w:val="Revision"/>
    <w:hidden/>
    <w:uiPriority w:val="99"/>
    <w:semiHidden/>
    <w:rsid w:val="00550380"/>
    <w:rPr>
      <w:kern w:val="2"/>
      <w:sz w:val="24"/>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402711">
      <w:bodyDiv w:val="1"/>
      <w:marLeft w:val="0"/>
      <w:marRight w:val="0"/>
      <w:marTop w:val="0"/>
      <w:marBottom w:val="0"/>
      <w:divBdr>
        <w:top w:val="none" w:sz="0" w:space="0" w:color="auto"/>
        <w:left w:val="none" w:sz="0" w:space="0" w:color="auto"/>
        <w:bottom w:val="none" w:sz="0" w:space="0" w:color="auto"/>
        <w:right w:val="none" w:sz="0" w:space="0" w:color="auto"/>
      </w:divBdr>
      <w:divsChild>
        <w:div w:id="766386860">
          <w:marLeft w:val="0"/>
          <w:marRight w:val="0"/>
          <w:marTop w:val="0"/>
          <w:marBottom w:val="0"/>
          <w:divBdr>
            <w:top w:val="none" w:sz="0" w:space="0" w:color="auto"/>
            <w:left w:val="none" w:sz="0" w:space="0" w:color="auto"/>
            <w:bottom w:val="none" w:sz="0" w:space="0" w:color="auto"/>
            <w:right w:val="none" w:sz="0" w:space="0" w:color="auto"/>
          </w:divBdr>
          <w:divsChild>
            <w:div w:id="595675392">
              <w:marLeft w:val="0"/>
              <w:marRight w:val="0"/>
              <w:marTop w:val="0"/>
              <w:marBottom w:val="0"/>
              <w:divBdr>
                <w:top w:val="none" w:sz="0" w:space="0" w:color="auto"/>
                <w:left w:val="none" w:sz="0" w:space="0" w:color="auto"/>
                <w:bottom w:val="none" w:sz="0" w:space="0" w:color="auto"/>
                <w:right w:val="none" w:sz="0" w:space="0" w:color="auto"/>
              </w:divBdr>
              <w:divsChild>
                <w:div w:id="904489335">
                  <w:marLeft w:val="0"/>
                  <w:marRight w:val="0"/>
                  <w:marTop w:val="0"/>
                  <w:marBottom w:val="0"/>
                  <w:divBdr>
                    <w:top w:val="none" w:sz="0" w:space="0" w:color="auto"/>
                    <w:left w:val="none" w:sz="0" w:space="0" w:color="auto"/>
                    <w:bottom w:val="none" w:sz="0" w:space="0" w:color="auto"/>
                    <w:right w:val="none" w:sz="0" w:space="0" w:color="auto"/>
                  </w:divBdr>
                  <w:divsChild>
                    <w:div w:id="351759065">
                      <w:marLeft w:val="0"/>
                      <w:marRight w:val="0"/>
                      <w:marTop w:val="0"/>
                      <w:marBottom w:val="0"/>
                      <w:divBdr>
                        <w:top w:val="none" w:sz="0" w:space="0" w:color="auto"/>
                        <w:left w:val="none" w:sz="0" w:space="0" w:color="auto"/>
                        <w:bottom w:val="none" w:sz="0" w:space="0" w:color="auto"/>
                        <w:right w:val="none" w:sz="0" w:space="0" w:color="auto"/>
                      </w:divBdr>
                      <w:divsChild>
                        <w:div w:id="952521084">
                          <w:marLeft w:val="0"/>
                          <w:marRight w:val="0"/>
                          <w:marTop w:val="0"/>
                          <w:marBottom w:val="0"/>
                          <w:divBdr>
                            <w:top w:val="none" w:sz="0" w:space="0" w:color="auto"/>
                            <w:left w:val="none" w:sz="0" w:space="0" w:color="auto"/>
                            <w:bottom w:val="none" w:sz="0" w:space="0" w:color="auto"/>
                            <w:right w:val="none" w:sz="0" w:space="0" w:color="auto"/>
                          </w:divBdr>
                          <w:divsChild>
                            <w:div w:id="1833329262">
                              <w:marLeft w:val="0"/>
                              <w:marRight w:val="0"/>
                              <w:marTop w:val="0"/>
                              <w:marBottom w:val="0"/>
                              <w:divBdr>
                                <w:top w:val="none" w:sz="0" w:space="0" w:color="auto"/>
                                <w:left w:val="none" w:sz="0" w:space="0" w:color="auto"/>
                                <w:bottom w:val="none" w:sz="0" w:space="0" w:color="auto"/>
                                <w:right w:val="none" w:sz="0" w:space="0" w:color="auto"/>
                              </w:divBdr>
                              <w:divsChild>
                                <w:div w:id="36051943">
                                  <w:marLeft w:val="0"/>
                                  <w:marRight w:val="0"/>
                                  <w:marTop w:val="0"/>
                                  <w:marBottom w:val="0"/>
                                  <w:divBdr>
                                    <w:top w:val="none" w:sz="0" w:space="0" w:color="auto"/>
                                    <w:left w:val="none" w:sz="0" w:space="0" w:color="auto"/>
                                    <w:bottom w:val="none" w:sz="0" w:space="0" w:color="auto"/>
                                    <w:right w:val="none" w:sz="0" w:space="0" w:color="auto"/>
                                  </w:divBdr>
                                  <w:divsChild>
                                    <w:div w:id="865288647">
                                      <w:marLeft w:val="31"/>
                                      <w:marRight w:val="0"/>
                                      <w:marTop w:val="0"/>
                                      <w:marBottom w:val="0"/>
                                      <w:divBdr>
                                        <w:top w:val="none" w:sz="0" w:space="0" w:color="auto"/>
                                        <w:left w:val="none" w:sz="0" w:space="0" w:color="auto"/>
                                        <w:bottom w:val="none" w:sz="0" w:space="0" w:color="auto"/>
                                        <w:right w:val="none" w:sz="0" w:space="0" w:color="auto"/>
                                      </w:divBdr>
                                      <w:divsChild>
                                        <w:div w:id="125895084">
                                          <w:marLeft w:val="0"/>
                                          <w:marRight w:val="0"/>
                                          <w:marTop w:val="0"/>
                                          <w:marBottom w:val="0"/>
                                          <w:divBdr>
                                            <w:top w:val="none" w:sz="0" w:space="0" w:color="auto"/>
                                            <w:left w:val="none" w:sz="0" w:space="0" w:color="auto"/>
                                            <w:bottom w:val="none" w:sz="0" w:space="0" w:color="auto"/>
                                            <w:right w:val="none" w:sz="0" w:space="0" w:color="auto"/>
                                          </w:divBdr>
                                          <w:divsChild>
                                            <w:div w:id="1624966648">
                                              <w:marLeft w:val="0"/>
                                              <w:marRight w:val="0"/>
                                              <w:marTop w:val="0"/>
                                              <w:marBottom w:val="61"/>
                                              <w:divBdr>
                                                <w:top w:val="single" w:sz="2" w:space="0" w:color="F5F5F5"/>
                                                <w:left w:val="single" w:sz="2" w:space="0" w:color="F5F5F5"/>
                                                <w:bottom w:val="single" w:sz="2" w:space="0" w:color="F5F5F5"/>
                                                <w:right w:val="single" w:sz="2" w:space="0" w:color="F5F5F5"/>
                                              </w:divBdr>
                                              <w:divsChild>
                                                <w:div w:id="2046296256">
                                                  <w:marLeft w:val="0"/>
                                                  <w:marRight w:val="0"/>
                                                  <w:marTop w:val="0"/>
                                                  <w:marBottom w:val="0"/>
                                                  <w:divBdr>
                                                    <w:top w:val="none" w:sz="0" w:space="0" w:color="auto"/>
                                                    <w:left w:val="none" w:sz="0" w:space="0" w:color="auto"/>
                                                    <w:bottom w:val="none" w:sz="0" w:space="0" w:color="auto"/>
                                                    <w:right w:val="none" w:sz="0" w:space="0" w:color="auto"/>
                                                  </w:divBdr>
                                                  <w:divsChild>
                                                    <w:div w:id="136486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4851004">
      <w:bodyDiv w:val="1"/>
      <w:marLeft w:val="0"/>
      <w:marRight w:val="0"/>
      <w:marTop w:val="0"/>
      <w:marBottom w:val="0"/>
      <w:divBdr>
        <w:top w:val="none" w:sz="0" w:space="0" w:color="auto"/>
        <w:left w:val="none" w:sz="0" w:space="0" w:color="auto"/>
        <w:bottom w:val="none" w:sz="0" w:space="0" w:color="auto"/>
        <w:right w:val="none" w:sz="0" w:space="0" w:color="auto"/>
      </w:divBdr>
      <w:divsChild>
        <w:div w:id="327365604">
          <w:marLeft w:val="0"/>
          <w:marRight w:val="0"/>
          <w:marTop w:val="0"/>
          <w:marBottom w:val="0"/>
          <w:divBdr>
            <w:top w:val="none" w:sz="0" w:space="0" w:color="auto"/>
            <w:left w:val="none" w:sz="0" w:space="0" w:color="auto"/>
            <w:bottom w:val="none" w:sz="0" w:space="0" w:color="auto"/>
            <w:right w:val="none" w:sz="0" w:space="0" w:color="auto"/>
          </w:divBdr>
          <w:divsChild>
            <w:div w:id="95028989">
              <w:marLeft w:val="0"/>
              <w:marRight w:val="0"/>
              <w:marTop w:val="0"/>
              <w:marBottom w:val="0"/>
              <w:divBdr>
                <w:top w:val="none" w:sz="0" w:space="0" w:color="auto"/>
                <w:left w:val="none" w:sz="0" w:space="0" w:color="auto"/>
                <w:bottom w:val="none" w:sz="0" w:space="0" w:color="auto"/>
                <w:right w:val="none" w:sz="0" w:space="0" w:color="auto"/>
              </w:divBdr>
              <w:divsChild>
                <w:div w:id="422802307">
                  <w:marLeft w:val="0"/>
                  <w:marRight w:val="0"/>
                  <w:marTop w:val="0"/>
                  <w:marBottom w:val="0"/>
                  <w:divBdr>
                    <w:top w:val="none" w:sz="0" w:space="0" w:color="auto"/>
                    <w:left w:val="none" w:sz="0" w:space="0" w:color="auto"/>
                    <w:bottom w:val="none" w:sz="0" w:space="0" w:color="auto"/>
                    <w:right w:val="none" w:sz="0" w:space="0" w:color="auto"/>
                  </w:divBdr>
                  <w:divsChild>
                    <w:div w:id="1229225596">
                      <w:marLeft w:val="0"/>
                      <w:marRight w:val="0"/>
                      <w:marTop w:val="0"/>
                      <w:marBottom w:val="0"/>
                      <w:divBdr>
                        <w:top w:val="none" w:sz="0" w:space="0" w:color="auto"/>
                        <w:left w:val="none" w:sz="0" w:space="0" w:color="auto"/>
                        <w:bottom w:val="none" w:sz="0" w:space="0" w:color="auto"/>
                        <w:right w:val="none" w:sz="0" w:space="0" w:color="auto"/>
                      </w:divBdr>
                      <w:divsChild>
                        <w:div w:id="1769041850">
                          <w:marLeft w:val="0"/>
                          <w:marRight w:val="0"/>
                          <w:marTop w:val="0"/>
                          <w:marBottom w:val="0"/>
                          <w:divBdr>
                            <w:top w:val="none" w:sz="0" w:space="0" w:color="auto"/>
                            <w:left w:val="none" w:sz="0" w:space="0" w:color="auto"/>
                            <w:bottom w:val="none" w:sz="0" w:space="0" w:color="auto"/>
                            <w:right w:val="none" w:sz="0" w:space="0" w:color="auto"/>
                          </w:divBdr>
                          <w:divsChild>
                            <w:div w:id="1402097515">
                              <w:marLeft w:val="0"/>
                              <w:marRight w:val="0"/>
                              <w:marTop w:val="0"/>
                              <w:marBottom w:val="0"/>
                              <w:divBdr>
                                <w:top w:val="none" w:sz="0" w:space="0" w:color="auto"/>
                                <w:left w:val="none" w:sz="0" w:space="0" w:color="auto"/>
                                <w:bottom w:val="none" w:sz="0" w:space="0" w:color="auto"/>
                                <w:right w:val="none" w:sz="0" w:space="0" w:color="auto"/>
                              </w:divBdr>
                              <w:divsChild>
                                <w:div w:id="1560358410">
                                  <w:marLeft w:val="0"/>
                                  <w:marRight w:val="0"/>
                                  <w:marTop w:val="0"/>
                                  <w:marBottom w:val="0"/>
                                  <w:divBdr>
                                    <w:top w:val="none" w:sz="0" w:space="0" w:color="auto"/>
                                    <w:left w:val="none" w:sz="0" w:space="0" w:color="auto"/>
                                    <w:bottom w:val="none" w:sz="0" w:space="0" w:color="auto"/>
                                    <w:right w:val="none" w:sz="0" w:space="0" w:color="auto"/>
                                  </w:divBdr>
                                  <w:divsChild>
                                    <w:div w:id="4215426">
                                      <w:marLeft w:val="31"/>
                                      <w:marRight w:val="0"/>
                                      <w:marTop w:val="0"/>
                                      <w:marBottom w:val="0"/>
                                      <w:divBdr>
                                        <w:top w:val="none" w:sz="0" w:space="0" w:color="auto"/>
                                        <w:left w:val="none" w:sz="0" w:space="0" w:color="auto"/>
                                        <w:bottom w:val="none" w:sz="0" w:space="0" w:color="auto"/>
                                        <w:right w:val="none" w:sz="0" w:space="0" w:color="auto"/>
                                      </w:divBdr>
                                      <w:divsChild>
                                        <w:div w:id="1802530684">
                                          <w:marLeft w:val="0"/>
                                          <w:marRight w:val="0"/>
                                          <w:marTop w:val="0"/>
                                          <w:marBottom w:val="0"/>
                                          <w:divBdr>
                                            <w:top w:val="none" w:sz="0" w:space="0" w:color="auto"/>
                                            <w:left w:val="none" w:sz="0" w:space="0" w:color="auto"/>
                                            <w:bottom w:val="none" w:sz="0" w:space="0" w:color="auto"/>
                                            <w:right w:val="none" w:sz="0" w:space="0" w:color="auto"/>
                                          </w:divBdr>
                                          <w:divsChild>
                                            <w:div w:id="26955758">
                                              <w:marLeft w:val="0"/>
                                              <w:marRight w:val="0"/>
                                              <w:marTop w:val="0"/>
                                              <w:marBottom w:val="61"/>
                                              <w:divBdr>
                                                <w:top w:val="single" w:sz="2" w:space="0" w:color="F5F5F5"/>
                                                <w:left w:val="single" w:sz="2" w:space="0" w:color="F5F5F5"/>
                                                <w:bottom w:val="single" w:sz="2" w:space="0" w:color="F5F5F5"/>
                                                <w:right w:val="single" w:sz="2" w:space="0" w:color="F5F5F5"/>
                                              </w:divBdr>
                                              <w:divsChild>
                                                <w:div w:id="1045374245">
                                                  <w:marLeft w:val="0"/>
                                                  <w:marRight w:val="0"/>
                                                  <w:marTop w:val="0"/>
                                                  <w:marBottom w:val="0"/>
                                                  <w:divBdr>
                                                    <w:top w:val="none" w:sz="0" w:space="0" w:color="auto"/>
                                                    <w:left w:val="none" w:sz="0" w:space="0" w:color="auto"/>
                                                    <w:bottom w:val="none" w:sz="0" w:space="0" w:color="auto"/>
                                                    <w:right w:val="none" w:sz="0" w:space="0" w:color="auto"/>
                                                  </w:divBdr>
                                                  <w:divsChild>
                                                    <w:div w:id="7223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38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1/relationships/commentsExtended" Target="commentsExtended.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comments" Target="comments.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microsoft.com/office/2011/relationships/people" Target="people.xml"/><Relationship Id="rId10" Type="http://schemas.openxmlformats.org/officeDocument/2006/relationships/endnotes" Target="end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a7eadf7-2b1c-4a5a-97a9-adafd1c04f06" xsi:nil="true"/>
    <Test_option xmlns="19187dac-df12-4571-8d4c-1f93d22bc1fc" xsi:nil="true"/>
    <lcf76f155ced4ddcb4097134ff3c332f xmlns="19187dac-df12-4571-8d4c-1f93d22bc1f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70AC14696B9334B8107905EF8DA8D2B" ma:contentTypeVersion="17" ma:contentTypeDescription="Create a new document." ma:contentTypeScope="" ma:versionID="f14dc457a3a52cbedb6971b95db0e912">
  <xsd:schema xmlns:xsd="http://www.w3.org/2001/XMLSchema" xmlns:xs="http://www.w3.org/2001/XMLSchema" xmlns:p="http://schemas.microsoft.com/office/2006/metadata/properties" xmlns:ns2="19187dac-df12-4571-8d4c-1f93d22bc1fc" xmlns:ns3="5a7eadf7-2b1c-4a5a-97a9-adafd1c04f06" targetNamespace="http://schemas.microsoft.com/office/2006/metadata/properties" ma:root="true" ma:fieldsID="48ab5d3334d14a6e5f30fbc404b13d53" ns2:_="" ns3:_="">
    <xsd:import namespace="19187dac-df12-4571-8d4c-1f93d22bc1fc"/>
    <xsd:import namespace="5a7eadf7-2b1c-4a5a-97a9-adafd1c04f0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SearchProperties" minOccurs="0"/>
                <xsd:element ref="ns2:Test_op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187dac-df12-4571-8d4c-1f93d22bc1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efc73d0-042f-44f0-a99e-11998221c2b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Test_option" ma:index="23" nillable="true" ma:displayName="MigrateToMediaLibrary" ma:format="RadioButtons" ma:internalName="Test_option">
      <xsd:simpleType>
        <xsd:restriction base="dms:Choice">
          <xsd:enumeration value="Yes"/>
          <xsd:enumeration value="No"/>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7eadf7-2b1c-4a5a-97a9-adafd1c04f0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fd4bd6-b3ca-458a-bb10-6406bf24d382}" ma:internalName="TaxCatchAll" ma:showField="CatchAllData" ma:web="5a7eadf7-2b1c-4a5a-97a9-adafd1c04f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89114F-00B7-45F7-AE28-897250D757B9}">
  <ds:schemaRefs>
    <ds:schemaRef ds:uri="http://schemas.microsoft.com/office/2006/metadata/properties"/>
    <ds:schemaRef ds:uri="http://schemas.microsoft.com/office/infopath/2007/PartnerControls"/>
    <ds:schemaRef ds:uri="5a7eadf7-2b1c-4a5a-97a9-adafd1c04f06"/>
    <ds:schemaRef ds:uri="19187dac-df12-4571-8d4c-1f93d22bc1fc"/>
  </ds:schemaRefs>
</ds:datastoreItem>
</file>

<file path=customXml/itemProps2.xml><?xml version="1.0" encoding="utf-8"?>
<ds:datastoreItem xmlns:ds="http://schemas.openxmlformats.org/officeDocument/2006/customXml" ds:itemID="{6465E9C1-9834-467F-8A90-445251FD291D}">
  <ds:schemaRefs>
    <ds:schemaRef ds:uri="http://schemas.microsoft.com/sharepoint/v3/contenttype/forms"/>
  </ds:schemaRefs>
</ds:datastoreItem>
</file>

<file path=customXml/itemProps3.xml><?xml version="1.0" encoding="utf-8"?>
<ds:datastoreItem xmlns:ds="http://schemas.openxmlformats.org/officeDocument/2006/customXml" ds:itemID="{0500175E-B7E1-4F66-857E-8CCD3DCE3C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187dac-df12-4571-8d4c-1f93d22bc1fc"/>
    <ds:schemaRef ds:uri="5a7eadf7-2b1c-4a5a-97a9-adafd1c04f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6C790D6-632D-40D1-82B2-2BA804518A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6</Pages>
  <Words>1097</Words>
  <Characters>5918</Characters>
  <Application>Microsoft Office Word</Application>
  <DocSecurity>0</DocSecurity>
  <Lines>394</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ITC</dc:creator>
  <cp:lastModifiedBy>Henry Fung</cp:lastModifiedBy>
  <cp:revision>3</cp:revision>
  <cp:lastPrinted>2026-05-26T08:05:00Z</cp:lastPrinted>
  <dcterms:created xsi:type="dcterms:W3CDTF">2026-05-28T06:30:00Z</dcterms:created>
  <dcterms:modified xsi:type="dcterms:W3CDTF">2026-05-28T07:02:00Z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0x010100570AC14696B9334B8107905EF8DA8D2B</vt:lpwstr>
  </property>
  <property fmtid="{D5CDD505-2E9C-101B-9397-08002B2CF9AE}" pid="3" name="MediaServiceImageTags">
    <vt:lpwstr/>
  </property>
</Properties>
</file>